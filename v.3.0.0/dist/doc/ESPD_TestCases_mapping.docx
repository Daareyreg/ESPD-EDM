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D2692A">
      <w:pPr>
        <w:ind w:left="708" w:hanging="708"/>
        <w:rPr>
          <w:b/>
        </w:rPr>
      </w:pPr>
      <w:bookmarkStart w:id="0" w:name="_Toc314068516"/>
      <w:bookmarkStart w:id="1" w:name="_Toc315196086"/>
      <w:bookmarkStart w:id="2" w:name="_Toc3157673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eastAsia="en-GB"/>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Prrafodelista"/>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694"/>
      <w:bookmarkStart w:id="4" w:name="_Toc467609523"/>
      <w:r w:rsidR="00811AAF">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AAF">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811AAF">
              <w:rPr>
                <w:rFonts w:ascii="Calibri" w:hAnsi="Calibri" w:cs="Arial"/>
                <w:noProof/>
                <w:sz w:val="22"/>
              </w:rPr>
              <w:t>ESPD_Testcases_Mapping_V10.Docx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AAF">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id w:val="-340310891"/>
        <w:docPartObj>
          <w:docPartGallery w:val="Table of Contents"/>
          <w:docPartUnique/>
        </w:docPartObj>
      </w:sdtPr>
      <w:sdtContent>
        <w:p w14:paraId="2AA4D9BD" w14:textId="256638BB" w:rsidR="009C3DD1" w:rsidRPr="00811AAF" w:rsidRDefault="009C3DD1" w:rsidP="00811AAF">
          <w:pPr>
            <w:rPr>
              <w:sz w:val="2"/>
            </w:rPr>
          </w:pPr>
        </w:p>
        <w:p w14:paraId="2B49CE9D" w14:textId="77777777" w:rsidR="00811AAF" w:rsidRPr="00811AAF" w:rsidRDefault="009C3DD1">
          <w:pPr>
            <w:pStyle w:val="TDC1"/>
            <w:tabs>
              <w:tab w:val="left" w:pos="440"/>
              <w:tab w:val="right" w:leader="dot" w:pos="8495"/>
            </w:tabs>
            <w:rPr>
              <w:noProof/>
              <w:sz w:val="21"/>
              <w:szCs w:val="21"/>
              <w:lang w:val="es-ES"/>
            </w:rPr>
          </w:pPr>
          <w:r w:rsidRPr="00CA2BE9">
            <w:fldChar w:fldCharType="begin"/>
          </w:r>
          <w:r w:rsidRPr="00CA2BE9">
            <w:instrText xml:space="preserve"> TOC \o "1-3" \h \z \u </w:instrText>
          </w:r>
          <w:r w:rsidRPr="00CA2BE9">
            <w:fldChar w:fldCharType="separate"/>
          </w:r>
          <w:hyperlink w:anchor="_Toc513107644" w:history="1">
            <w:r w:rsidR="00811AAF" w:rsidRPr="00811AAF">
              <w:rPr>
                <w:rStyle w:val="Hipervnculo"/>
                <w:noProof/>
                <w:sz w:val="21"/>
                <w:szCs w:val="21"/>
              </w:rPr>
              <w:t>1</w:t>
            </w:r>
            <w:r w:rsidR="00811AAF" w:rsidRPr="00811AAF">
              <w:rPr>
                <w:noProof/>
                <w:sz w:val="21"/>
                <w:szCs w:val="21"/>
                <w:lang w:val="es-ES"/>
              </w:rPr>
              <w:tab/>
            </w:r>
            <w:r w:rsidR="00811AAF" w:rsidRPr="00811AAF">
              <w:rPr>
                <w:rStyle w:val="Hipervnculo"/>
                <w:noProof/>
                <w:sz w:val="21"/>
                <w:szCs w:val="21"/>
              </w:rPr>
              <w:t>Structure of the Document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98827F7" w14:textId="77777777" w:rsidR="00811AAF" w:rsidRPr="00811AAF" w:rsidRDefault="00F25491">
          <w:pPr>
            <w:pStyle w:val="TDC2"/>
            <w:tabs>
              <w:tab w:val="left" w:pos="880"/>
              <w:tab w:val="right" w:leader="dot" w:pos="8495"/>
            </w:tabs>
            <w:rPr>
              <w:noProof/>
              <w:sz w:val="21"/>
              <w:szCs w:val="21"/>
              <w:lang w:val="es-ES"/>
            </w:rPr>
          </w:pPr>
          <w:hyperlink w:anchor="_Toc513107645"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Introduction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0771FAC9" w14:textId="77777777" w:rsidR="00811AAF" w:rsidRPr="00811AAF" w:rsidRDefault="00F25491">
          <w:pPr>
            <w:pStyle w:val="TDC2"/>
            <w:tabs>
              <w:tab w:val="left" w:pos="880"/>
              <w:tab w:val="right" w:leader="dot" w:pos="8495"/>
            </w:tabs>
            <w:rPr>
              <w:noProof/>
              <w:sz w:val="21"/>
              <w:szCs w:val="21"/>
              <w:lang w:val="es-ES"/>
            </w:rPr>
          </w:pPr>
          <w:hyperlink w:anchor="_Toc513107646"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3AAEB282" w14:textId="77777777" w:rsidR="00811AAF" w:rsidRPr="00811AAF" w:rsidRDefault="00F25491">
          <w:pPr>
            <w:pStyle w:val="TDC2"/>
            <w:tabs>
              <w:tab w:val="left" w:pos="880"/>
              <w:tab w:val="right" w:leader="dot" w:pos="8495"/>
            </w:tabs>
            <w:rPr>
              <w:noProof/>
              <w:sz w:val="21"/>
              <w:szCs w:val="21"/>
              <w:lang w:val="es-ES"/>
            </w:rPr>
          </w:pPr>
          <w:hyperlink w:anchor="_Toc513107647"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Process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5B02F5A0" w14:textId="77777777" w:rsidR="00811AAF" w:rsidRPr="00811AAF" w:rsidRDefault="00F25491">
          <w:pPr>
            <w:pStyle w:val="TDC2"/>
            <w:tabs>
              <w:tab w:val="left" w:pos="880"/>
              <w:tab w:val="right" w:leader="dot" w:pos="8495"/>
            </w:tabs>
            <w:rPr>
              <w:noProof/>
              <w:sz w:val="21"/>
              <w:szCs w:val="21"/>
              <w:lang w:val="es-ES"/>
            </w:rPr>
          </w:pPr>
          <w:hyperlink w:anchor="_Toc513107648"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Tables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1B95D125" w14:textId="77777777" w:rsidR="00811AAF" w:rsidRPr="00811AAF" w:rsidRDefault="00F25491">
          <w:pPr>
            <w:pStyle w:val="TDC1"/>
            <w:tabs>
              <w:tab w:val="left" w:pos="440"/>
              <w:tab w:val="right" w:leader="dot" w:pos="8495"/>
            </w:tabs>
            <w:rPr>
              <w:noProof/>
              <w:sz w:val="21"/>
              <w:szCs w:val="21"/>
              <w:lang w:val="es-ES"/>
            </w:rPr>
          </w:pPr>
          <w:hyperlink w:anchor="_Toc513107649" w:history="1">
            <w:r w:rsidR="00811AAF" w:rsidRPr="00811AAF">
              <w:rPr>
                <w:rStyle w:val="Hipervnculo"/>
                <w:noProof/>
                <w:sz w:val="21"/>
                <w:szCs w:val="21"/>
              </w:rPr>
              <w:t>2</w:t>
            </w:r>
            <w:r w:rsidR="00811AAF" w:rsidRPr="00811AAF">
              <w:rPr>
                <w:noProof/>
                <w:sz w:val="21"/>
                <w:szCs w:val="21"/>
                <w:lang w:val="es-ES"/>
              </w:rPr>
              <w:tab/>
            </w:r>
            <w:r w:rsidR="00811AAF" w:rsidRPr="00811AAF">
              <w:rPr>
                <w:rStyle w:val="Hipervnculo"/>
                <w:noProof/>
                <w:sz w:val="21"/>
                <w:szCs w:val="21"/>
              </w:rPr>
              <w:t>ESPDRequest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D853FFF" w14:textId="77777777" w:rsidR="00811AAF" w:rsidRPr="00811AAF" w:rsidRDefault="00F25491">
          <w:pPr>
            <w:pStyle w:val="TDC2"/>
            <w:tabs>
              <w:tab w:val="left" w:pos="880"/>
              <w:tab w:val="right" w:leader="dot" w:pos="8495"/>
            </w:tabs>
            <w:rPr>
              <w:noProof/>
              <w:sz w:val="21"/>
              <w:szCs w:val="21"/>
              <w:lang w:val="es-ES"/>
            </w:rPr>
          </w:pPr>
          <w:hyperlink w:anchor="_Toc513107650" w:history="1">
            <w:r w:rsidR="00811AAF" w:rsidRPr="00811AAF">
              <w:rPr>
                <w:rStyle w:val="Hipervnculo"/>
                <w:noProof/>
                <w:sz w:val="21"/>
                <w:szCs w:val="21"/>
              </w:rPr>
              <w:t>2.1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BF50562" w14:textId="77777777" w:rsidR="00811AAF" w:rsidRPr="00811AAF" w:rsidRDefault="00F25491">
          <w:pPr>
            <w:pStyle w:val="TDC2"/>
            <w:tabs>
              <w:tab w:val="left" w:pos="880"/>
              <w:tab w:val="right" w:leader="dot" w:pos="8495"/>
            </w:tabs>
            <w:rPr>
              <w:noProof/>
              <w:sz w:val="21"/>
              <w:szCs w:val="21"/>
              <w:lang w:val="es-ES"/>
            </w:rPr>
          </w:pPr>
          <w:hyperlink w:anchor="_Toc513107651" w:history="1">
            <w:r w:rsidR="00811AAF" w:rsidRPr="00811AAF">
              <w:rPr>
                <w:rStyle w:val="Hipervnculo"/>
                <w:noProof/>
                <w:sz w:val="21"/>
                <w:szCs w:val="21"/>
              </w:rPr>
              <w:t>2.2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61DC6215" w14:textId="77777777" w:rsidR="00811AAF" w:rsidRPr="00811AAF" w:rsidRDefault="00F25491">
          <w:pPr>
            <w:pStyle w:val="TDC3"/>
            <w:tabs>
              <w:tab w:val="left" w:pos="1320"/>
              <w:tab w:val="right" w:leader="dot" w:pos="8495"/>
            </w:tabs>
            <w:rPr>
              <w:noProof/>
              <w:sz w:val="21"/>
              <w:szCs w:val="21"/>
              <w:lang w:val="es-ES"/>
            </w:rPr>
          </w:pPr>
          <w:hyperlink w:anchor="_Toc513107652" w:history="1">
            <w:r w:rsidR="00811AAF" w:rsidRPr="00811AAF">
              <w:rPr>
                <w:rStyle w:val="Hipervnculo"/>
                <w:noProof/>
                <w:sz w:val="21"/>
                <w:szCs w:val="21"/>
              </w:rPr>
              <w:t>2.2.1</w:t>
            </w:r>
            <w:r w:rsidR="00811AAF" w:rsidRPr="00811AAF">
              <w:rPr>
                <w:noProof/>
                <w:sz w:val="21"/>
                <w:szCs w:val="21"/>
                <w:lang w:val="es-ES"/>
              </w:rPr>
              <w:tab/>
            </w:r>
            <w:r w:rsidR="00811AAF" w:rsidRPr="00811AAF">
              <w:rPr>
                <w:rStyle w:val="Hipervnculo"/>
                <w:noProof/>
                <w:sz w:val="21"/>
                <w:szCs w:val="21"/>
              </w:rPr>
              <w:t>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EABA588" w14:textId="77777777" w:rsidR="00811AAF" w:rsidRPr="00811AAF" w:rsidRDefault="00F25491">
          <w:pPr>
            <w:pStyle w:val="TDC3"/>
            <w:tabs>
              <w:tab w:val="left" w:pos="1320"/>
              <w:tab w:val="right" w:leader="dot" w:pos="8495"/>
            </w:tabs>
            <w:rPr>
              <w:noProof/>
              <w:sz w:val="21"/>
              <w:szCs w:val="21"/>
              <w:lang w:val="es-ES"/>
            </w:rPr>
          </w:pPr>
          <w:hyperlink w:anchor="_Toc513107653" w:history="1">
            <w:r w:rsidR="00811AAF" w:rsidRPr="00811AAF">
              <w:rPr>
                <w:rStyle w:val="Hipervnculo"/>
                <w:noProof/>
                <w:sz w:val="21"/>
                <w:szCs w:val="21"/>
              </w:rPr>
              <w:t>2.2.2</w:t>
            </w:r>
            <w:r w:rsidR="00811AAF" w:rsidRPr="00811AAF">
              <w:rPr>
                <w:noProof/>
                <w:sz w:val="21"/>
                <w:szCs w:val="21"/>
                <w:lang w:val="es-ES"/>
              </w:rPr>
              <w:tab/>
            </w:r>
            <w:r w:rsidR="00811AAF" w:rsidRPr="00811AAF">
              <w:rPr>
                <w:rStyle w:val="Hipervnculo"/>
                <w:noProof/>
                <w:sz w:val="21"/>
                <w:szCs w:val="21"/>
              </w:rPr>
              <w:t>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79FA2D71" w14:textId="77777777" w:rsidR="00811AAF" w:rsidRPr="00811AAF" w:rsidRDefault="00F25491">
          <w:pPr>
            <w:pStyle w:val="TDC3"/>
            <w:tabs>
              <w:tab w:val="left" w:pos="1320"/>
              <w:tab w:val="right" w:leader="dot" w:pos="8495"/>
            </w:tabs>
            <w:rPr>
              <w:noProof/>
              <w:sz w:val="21"/>
              <w:szCs w:val="21"/>
              <w:lang w:val="es-ES"/>
            </w:rPr>
          </w:pPr>
          <w:hyperlink w:anchor="_Toc513107654" w:history="1">
            <w:r w:rsidR="00811AAF" w:rsidRPr="00811AAF">
              <w:rPr>
                <w:rStyle w:val="Hipervnculo"/>
                <w:noProof/>
                <w:sz w:val="21"/>
                <w:szCs w:val="21"/>
              </w:rPr>
              <w:t>2.2.3</w:t>
            </w:r>
            <w:r w:rsidR="00811AAF" w:rsidRPr="00811AAF">
              <w:rPr>
                <w:noProof/>
                <w:sz w:val="21"/>
                <w:szCs w:val="21"/>
                <w:lang w:val="es-ES"/>
              </w:rPr>
              <w:tab/>
            </w:r>
            <w:r w:rsidR="00811AAF" w:rsidRPr="00811AAF">
              <w:rPr>
                <w:rStyle w:val="Hipervnculo"/>
                <w:noProof/>
                <w:sz w:val="21"/>
                <w:szCs w:val="21"/>
              </w:rPr>
              <w:t>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0DAE3C7E" w14:textId="77777777" w:rsidR="00811AAF" w:rsidRPr="00811AAF" w:rsidRDefault="00F25491">
          <w:pPr>
            <w:pStyle w:val="TDC3"/>
            <w:tabs>
              <w:tab w:val="left" w:pos="1320"/>
              <w:tab w:val="right" w:leader="dot" w:pos="8495"/>
            </w:tabs>
            <w:rPr>
              <w:noProof/>
              <w:sz w:val="21"/>
              <w:szCs w:val="21"/>
              <w:lang w:val="es-ES"/>
            </w:rPr>
          </w:pPr>
          <w:hyperlink w:anchor="_Toc513107655" w:history="1">
            <w:r w:rsidR="00811AAF" w:rsidRPr="00811AAF">
              <w:rPr>
                <w:rStyle w:val="Hipervnculo"/>
                <w:noProof/>
                <w:sz w:val="21"/>
                <w:szCs w:val="21"/>
              </w:rPr>
              <w:t>2.2.4</w:t>
            </w:r>
            <w:r w:rsidR="00811AAF" w:rsidRPr="00811AAF">
              <w:rPr>
                <w:noProof/>
                <w:sz w:val="21"/>
                <w:szCs w:val="21"/>
                <w:lang w:val="es-ES"/>
              </w:rPr>
              <w:tab/>
            </w:r>
            <w:r w:rsidR="00811AAF" w:rsidRPr="00811AAF">
              <w:rPr>
                <w:rStyle w:val="Hipervnculo"/>
                <w:noProof/>
                <w:sz w:val="21"/>
                <w:szCs w:val="21"/>
              </w:rPr>
              <w:t>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70536BBD" w14:textId="77777777" w:rsidR="00811AAF" w:rsidRPr="00811AAF" w:rsidRDefault="00F25491">
          <w:pPr>
            <w:pStyle w:val="TDC3"/>
            <w:tabs>
              <w:tab w:val="left" w:pos="1320"/>
              <w:tab w:val="right" w:leader="dot" w:pos="8495"/>
            </w:tabs>
            <w:rPr>
              <w:noProof/>
              <w:sz w:val="21"/>
              <w:szCs w:val="21"/>
              <w:lang w:val="es-ES"/>
            </w:rPr>
          </w:pPr>
          <w:hyperlink w:anchor="_Toc513107656" w:history="1">
            <w:r w:rsidR="00811AAF" w:rsidRPr="00811AAF">
              <w:rPr>
                <w:rStyle w:val="Hipervnculo"/>
                <w:noProof/>
                <w:sz w:val="21"/>
                <w:szCs w:val="21"/>
              </w:rPr>
              <w:t>2.2.5</w:t>
            </w:r>
            <w:r w:rsidR="00811AAF" w:rsidRPr="00811AAF">
              <w:rPr>
                <w:noProof/>
                <w:sz w:val="21"/>
                <w:szCs w:val="21"/>
                <w:lang w:val="es-ES"/>
              </w:rPr>
              <w:tab/>
            </w:r>
            <w:r w:rsidR="00811AAF" w:rsidRPr="00811AAF">
              <w:rPr>
                <w:rStyle w:val="Hipervnculo"/>
                <w:noProof/>
                <w:sz w:val="21"/>
                <w:szCs w:val="21"/>
              </w:rPr>
              <w:t>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4B5913D1" w14:textId="77777777" w:rsidR="00811AAF" w:rsidRPr="00811AAF" w:rsidRDefault="00F25491">
          <w:pPr>
            <w:pStyle w:val="TDC3"/>
            <w:tabs>
              <w:tab w:val="left" w:pos="1320"/>
              <w:tab w:val="right" w:leader="dot" w:pos="8495"/>
            </w:tabs>
            <w:rPr>
              <w:noProof/>
              <w:sz w:val="21"/>
              <w:szCs w:val="21"/>
              <w:lang w:val="es-ES"/>
            </w:rPr>
          </w:pPr>
          <w:hyperlink w:anchor="_Toc513107657" w:history="1">
            <w:r w:rsidR="00811AAF" w:rsidRPr="00811AAF">
              <w:rPr>
                <w:rStyle w:val="Hipervnculo"/>
                <w:noProof/>
                <w:sz w:val="21"/>
                <w:szCs w:val="21"/>
              </w:rPr>
              <w:t>2.2.6</w:t>
            </w:r>
            <w:r w:rsidR="00811AAF" w:rsidRPr="00811AAF">
              <w:rPr>
                <w:noProof/>
                <w:sz w:val="21"/>
                <w:szCs w:val="21"/>
                <w:lang w:val="es-ES"/>
              </w:rPr>
              <w:tab/>
            </w:r>
            <w:r w:rsidR="00811AAF" w:rsidRPr="00811AAF">
              <w:rPr>
                <w:rStyle w:val="Hipervnculo"/>
                <w:noProof/>
                <w:sz w:val="21"/>
                <w:szCs w:val="21"/>
              </w:rPr>
              <w:t>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335A10F8" w14:textId="77777777" w:rsidR="00811AAF" w:rsidRPr="00811AAF" w:rsidRDefault="00F25491">
          <w:pPr>
            <w:pStyle w:val="TDC2"/>
            <w:tabs>
              <w:tab w:val="left" w:pos="880"/>
              <w:tab w:val="right" w:leader="dot" w:pos="8495"/>
            </w:tabs>
            <w:rPr>
              <w:noProof/>
              <w:sz w:val="21"/>
              <w:szCs w:val="21"/>
              <w:lang w:val="es-ES"/>
            </w:rPr>
          </w:pPr>
          <w:hyperlink w:anchor="_Toc513107658" w:history="1">
            <w:r w:rsidR="00811AAF" w:rsidRPr="00811AAF">
              <w:rPr>
                <w:rStyle w:val="Hipervnculo"/>
                <w:noProof/>
                <w:sz w:val="21"/>
                <w:szCs w:val="21"/>
              </w:rPr>
              <w:t>2.3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149BDFB" w14:textId="77777777" w:rsidR="00811AAF" w:rsidRPr="00811AAF" w:rsidRDefault="00F25491">
          <w:pPr>
            <w:pStyle w:val="TDC1"/>
            <w:tabs>
              <w:tab w:val="left" w:pos="440"/>
              <w:tab w:val="right" w:leader="dot" w:pos="8495"/>
            </w:tabs>
            <w:rPr>
              <w:noProof/>
              <w:sz w:val="21"/>
              <w:szCs w:val="21"/>
              <w:lang w:val="es-ES"/>
            </w:rPr>
          </w:pPr>
          <w:hyperlink w:anchor="_Toc513107659" w:history="1">
            <w:r w:rsidR="00811AAF" w:rsidRPr="00811AAF">
              <w:rPr>
                <w:rStyle w:val="Hipervnculo"/>
                <w:noProof/>
                <w:sz w:val="21"/>
                <w:szCs w:val="21"/>
              </w:rPr>
              <w:t>3</w:t>
            </w:r>
            <w:r w:rsidR="00811AAF" w:rsidRPr="00811AAF">
              <w:rPr>
                <w:noProof/>
                <w:sz w:val="21"/>
                <w:szCs w:val="21"/>
                <w:lang w:val="es-ES"/>
              </w:rPr>
              <w:tab/>
            </w:r>
            <w:r w:rsidR="00811AAF" w:rsidRPr="00811AAF">
              <w:rPr>
                <w:rStyle w:val="Hipervnculo"/>
                <w:noProof/>
                <w:sz w:val="21"/>
                <w:szCs w:val="21"/>
              </w:rPr>
              <w:t>ESPDResponse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250A0F64" w14:textId="77777777" w:rsidR="00811AAF" w:rsidRPr="00811AAF" w:rsidRDefault="00F25491">
          <w:pPr>
            <w:pStyle w:val="TDC2"/>
            <w:tabs>
              <w:tab w:val="left" w:pos="880"/>
              <w:tab w:val="right" w:leader="dot" w:pos="8495"/>
            </w:tabs>
            <w:rPr>
              <w:noProof/>
              <w:sz w:val="21"/>
              <w:szCs w:val="21"/>
              <w:lang w:val="es-ES"/>
            </w:rPr>
          </w:pPr>
          <w:hyperlink w:anchor="_Toc513107660" w:history="1">
            <w:r w:rsidR="00811AAF" w:rsidRPr="00811AAF">
              <w:rPr>
                <w:rStyle w:val="Hipervnculo"/>
                <w:noProof/>
                <w:sz w:val="21"/>
                <w:szCs w:val="21"/>
              </w:rPr>
              <w:t>3.1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0DFD3491" w14:textId="77777777" w:rsidR="00811AAF" w:rsidRPr="00811AAF" w:rsidRDefault="00F25491">
          <w:pPr>
            <w:pStyle w:val="TDC2"/>
            <w:tabs>
              <w:tab w:val="left" w:pos="880"/>
              <w:tab w:val="right" w:leader="dot" w:pos="8495"/>
            </w:tabs>
            <w:rPr>
              <w:noProof/>
              <w:sz w:val="21"/>
              <w:szCs w:val="21"/>
              <w:lang w:val="es-ES"/>
            </w:rPr>
          </w:pPr>
          <w:hyperlink w:anchor="_Toc513107661" w:history="1">
            <w:r w:rsidR="00811AAF" w:rsidRPr="00811AAF">
              <w:rPr>
                <w:rStyle w:val="Hipervnculo"/>
                <w:noProof/>
                <w:sz w:val="21"/>
                <w:szCs w:val="21"/>
              </w:rPr>
              <w:t>3.2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5D64BDC" w14:textId="77777777" w:rsidR="00811AAF" w:rsidRPr="00811AAF" w:rsidRDefault="00F25491">
          <w:pPr>
            <w:pStyle w:val="TDC3"/>
            <w:tabs>
              <w:tab w:val="left" w:pos="1320"/>
              <w:tab w:val="right" w:leader="dot" w:pos="8495"/>
            </w:tabs>
            <w:rPr>
              <w:noProof/>
              <w:sz w:val="21"/>
              <w:szCs w:val="21"/>
              <w:lang w:val="es-ES"/>
            </w:rPr>
          </w:pPr>
          <w:hyperlink w:anchor="_Toc513107662" w:history="1">
            <w:r w:rsidR="00811AAF" w:rsidRPr="00811AAF">
              <w:rPr>
                <w:rStyle w:val="Hipervnculo"/>
                <w:noProof/>
                <w:sz w:val="21"/>
                <w:szCs w:val="21"/>
              </w:rPr>
              <w:t>3.2.1</w:t>
            </w:r>
            <w:r w:rsidR="00811AAF" w:rsidRPr="00811AAF">
              <w:rPr>
                <w:noProof/>
                <w:sz w:val="21"/>
                <w:szCs w:val="21"/>
                <w:lang w:val="es-ES"/>
              </w:rPr>
              <w:tab/>
            </w:r>
            <w:r w:rsidR="00811AAF" w:rsidRPr="00811AAF">
              <w:rPr>
                <w:rStyle w:val="Hipervnculo"/>
                <w:noProof/>
                <w:sz w:val="21"/>
                <w:szCs w:val="21"/>
              </w:rPr>
              <w:t>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928FEB4" w14:textId="77777777" w:rsidR="00811AAF" w:rsidRPr="00811AAF" w:rsidRDefault="00F25491">
          <w:pPr>
            <w:pStyle w:val="TDC3"/>
            <w:tabs>
              <w:tab w:val="left" w:pos="1320"/>
              <w:tab w:val="right" w:leader="dot" w:pos="8495"/>
            </w:tabs>
            <w:rPr>
              <w:noProof/>
              <w:sz w:val="21"/>
              <w:szCs w:val="21"/>
              <w:lang w:val="es-ES"/>
            </w:rPr>
          </w:pPr>
          <w:hyperlink w:anchor="_Toc513107663" w:history="1">
            <w:r w:rsidR="00811AAF" w:rsidRPr="00811AAF">
              <w:rPr>
                <w:rStyle w:val="Hipervnculo"/>
                <w:noProof/>
                <w:sz w:val="21"/>
                <w:szCs w:val="21"/>
              </w:rPr>
              <w:t>3.2.2</w:t>
            </w:r>
            <w:r w:rsidR="00811AAF" w:rsidRPr="00811AAF">
              <w:rPr>
                <w:noProof/>
                <w:sz w:val="21"/>
                <w:szCs w:val="21"/>
                <w:lang w:val="es-ES"/>
              </w:rPr>
              <w:tab/>
            </w:r>
            <w:r w:rsidR="00811AAF" w:rsidRPr="00811AAF">
              <w:rPr>
                <w:rStyle w:val="Hipervnculo"/>
                <w:noProof/>
                <w:sz w:val="21"/>
                <w:szCs w:val="21"/>
              </w:rPr>
              <w:t>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44C019AE" w14:textId="77777777" w:rsidR="00811AAF" w:rsidRPr="00811AAF" w:rsidRDefault="00F25491">
          <w:pPr>
            <w:pStyle w:val="TDC3"/>
            <w:tabs>
              <w:tab w:val="left" w:pos="1320"/>
              <w:tab w:val="right" w:leader="dot" w:pos="8495"/>
            </w:tabs>
            <w:rPr>
              <w:noProof/>
              <w:sz w:val="21"/>
              <w:szCs w:val="21"/>
              <w:lang w:val="es-ES"/>
            </w:rPr>
          </w:pPr>
          <w:hyperlink w:anchor="_Toc513107664" w:history="1">
            <w:r w:rsidR="00811AAF" w:rsidRPr="00811AAF">
              <w:rPr>
                <w:rStyle w:val="Hipervnculo"/>
                <w:noProof/>
                <w:sz w:val="21"/>
                <w:szCs w:val="21"/>
              </w:rPr>
              <w:t>3.2.3</w:t>
            </w:r>
            <w:r w:rsidR="00811AAF" w:rsidRPr="00811AAF">
              <w:rPr>
                <w:noProof/>
                <w:sz w:val="21"/>
                <w:szCs w:val="21"/>
                <w:lang w:val="es-ES"/>
              </w:rPr>
              <w:tab/>
            </w:r>
            <w:r w:rsidR="00811AAF" w:rsidRPr="00811AAF">
              <w:rPr>
                <w:rStyle w:val="Hipervnculo"/>
                <w:noProof/>
                <w:sz w:val="21"/>
                <w:szCs w:val="21"/>
              </w:rPr>
              <w:t>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18A5FD55" w14:textId="77777777" w:rsidR="00811AAF" w:rsidRPr="00811AAF" w:rsidRDefault="00F25491">
          <w:pPr>
            <w:pStyle w:val="TDC3"/>
            <w:tabs>
              <w:tab w:val="left" w:pos="1320"/>
              <w:tab w:val="right" w:leader="dot" w:pos="8495"/>
            </w:tabs>
            <w:rPr>
              <w:noProof/>
              <w:sz w:val="21"/>
              <w:szCs w:val="21"/>
              <w:lang w:val="es-ES"/>
            </w:rPr>
          </w:pPr>
          <w:hyperlink w:anchor="_Toc513107665" w:history="1">
            <w:r w:rsidR="00811AAF" w:rsidRPr="00811AAF">
              <w:rPr>
                <w:rStyle w:val="Hipervnculo"/>
                <w:noProof/>
                <w:sz w:val="21"/>
                <w:szCs w:val="21"/>
              </w:rPr>
              <w:t>3.2.4</w:t>
            </w:r>
            <w:r w:rsidR="00811AAF" w:rsidRPr="00811AAF">
              <w:rPr>
                <w:noProof/>
                <w:sz w:val="21"/>
                <w:szCs w:val="21"/>
                <w:lang w:val="es-ES"/>
              </w:rPr>
              <w:tab/>
            </w:r>
            <w:r w:rsidR="00811AAF" w:rsidRPr="00811AAF">
              <w:rPr>
                <w:rStyle w:val="Hipervnculo"/>
                <w:noProof/>
                <w:sz w:val="21"/>
                <w:szCs w:val="21"/>
              </w:rPr>
              <w:t>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2F4668B" w14:textId="77777777" w:rsidR="00811AAF" w:rsidRPr="00811AAF" w:rsidRDefault="00F25491">
          <w:pPr>
            <w:pStyle w:val="TDC3"/>
            <w:tabs>
              <w:tab w:val="left" w:pos="1320"/>
              <w:tab w:val="right" w:leader="dot" w:pos="8495"/>
            </w:tabs>
            <w:rPr>
              <w:noProof/>
              <w:sz w:val="21"/>
              <w:szCs w:val="21"/>
              <w:lang w:val="es-ES"/>
            </w:rPr>
          </w:pPr>
          <w:hyperlink w:anchor="_Toc513107666" w:history="1">
            <w:r w:rsidR="00811AAF" w:rsidRPr="00811AAF">
              <w:rPr>
                <w:rStyle w:val="Hipervnculo"/>
                <w:noProof/>
                <w:sz w:val="21"/>
                <w:szCs w:val="21"/>
              </w:rPr>
              <w:t>3.2.5</w:t>
            </w:r>
            <w:r w:rsidR="00811AAF" w:rsidRPr="00811AAF">
              <w:rPr>
                <w:noProof/>
                <w:sz w:val="21"/>
                <w:szCs w:val="21"/>
                <w:lang w:val="es-ES"/>
              </w:rPr>
              <w:tab/>
            </w:r>
            <w:r w:rsidR="00811AAF" w:rsidRPr="00811AAF">
              <w:rPr>
                <w:rStyle w:val="Hipervnculo"/>
                <w:noProof/>
                <w:sz w:val="21"/>
                <w:szCs w:val="21"/>
              </w:rPr>
              <w:t>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650EB2F8" w14:textId="77777777" w:rsidR="00811AAF" w:rsidRPr="00811AAF" w:rsidRDefault="00F25491">
          <w:pPr>
            <w:pStyle w:val="TDC3"/>
            <w:tabs>
              <w:tab w:val="left" w:pos="1320"/>
              <w:tab w:val="right" w:leader="dot" w:pos="8495"/>
            </w:tabs>
            <w:rPr>
              <w:noProof/>
              <w:sz w:val="21"/>
              <w:szCs w:val="21"/>
              <w:lang w:val="es-ES"/>
            </w:rPr>
          </w:pPr>
          <w:hyperlink w:anchor="_Toc513107667" w:history="1">
            <w:r w:rsidR="00811AAF" w:rsidRPr="00811AAF">
              <w:rPr>
                <w:rStyle w:val="Hipervnculo"/>
                <w:noProof/>
                <w:sz w:val="21"/>
                <w:szCs w:val="21"/>
              </w:rPr>
              <w:t>3.2.6</w:t>
            </w:r>
            <w:r w:rsidR="00811AAF" w:rsidRPr="00811AAF">
              <w:rPr>
                <w:noProof/>
                <w:sz w:val="21"/>
                <w:szCs w:val="21"/>
                <w:lang w:val="es-ES"/>
              </w:rPr>
              <w:tab/>
            </w:r>
            <w:r w:rsidR="00811AAF" w:rsidRPr="00811AAF">
              <w:rPr>
                <w:rStyle w:val="Hipervnculo"/>
                <w:noProof/>
                <w:sz w:val="21"/>
                <w:szCs w:val="21"/>
              </w:rPr>
              <w:t>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FF4B114" w14:textId="77777777" w:rsidR="00811AAF" w:rsidRPr="00811AAF" w:rsidRDefault="00F25491">
          <w:pPr>
            <w:pStyle w:val="TDC3"/>
            <w:tabs>
              <w:tab w:val="left" w:pos="1320"/>
              <w:tab w:val="right" w:leader="dot" w:pos="8495"/>
            </w:tabs>
            <w:rPr>
              <w:noProof/>
              <w:sz w:val="21"/>
              <w:szCs w:val="21"/>
              <w:lang w:val="es-ES"/>
            </w:rPr>
          </w:pPr>
          <w:hyperlink w:anchor="_Toc513107668" w:history="1">
            <w:r w:rsidR="00811AAF" w:rsidRPr="00811AAF">
              <w:rPr>
                <w:rStyle w:val="Hipervnculo"/>
                <w:noProof/>
                <w:sz w:val="21"/>
                <w:szCs w:val="21"/>
              </w:rPr>
              <w:t>3.2.7</w:t>
            </w:r>
            <w:r w:rsidR="00811AAF" w:rsidRPr="00811AAF">
              <w:rPr>
                <w:noProof/>
                <w:sz w:val="21"/>
                <w:szCs w:val="21"/>
                <w:lang w:val="es-ES"/>
              </w:rPr>
              <w:tab/>
            </w:r>
            <w:r w:rsidR="00811AAF" w:rsidRPr="00811AAF">
              <w:rPr>
                <w:rStyle w:val="Hipervnculo"/>
                <w:noProof/>
                <w:sz w:val="21"/>
                <w:szCs w:val="21"/>
              </w:rPr>
              <w:t>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693A3610" w14:textId="77777777" w:rsidR="00811AAF" w:rsidRPr="00811AAF" w:rsidRDefault="00F25491">
          <w:pPr>
            <w:pStyle w:val="TDC3"/>
            <w:tabs>
              <w:tab w:val="left" w:pos="1320"/>
              <w:tab w:val="right" w:leader="dot" w:pos="8495"/>
            </w:tabs>
            <w:rPr>
              <w:noProof/>
              <w:sz w:val="21"/>
              <w:szCs w:val="21"/>
              <w:lang w:val="es-ES"/>
            </w:rPr>
          </w:pPr>
          <w:hyperlink w:anchor="_Toc513107669" w:history="1">
            <w:r w:rsidR="00811AAF" w:rsidRPr="00811AAF">
              <w:rPr>
                <w:rStyle w:val="Hipervnculo"/>
                <w:noProof/>
                <w:sz w:val="21"/>
                <w:szCs w:val="21"/>
              </w:rPr>
              <w:t>3.2.8</w:t>
            </w:r>
            <w:r w:rsidR="00811AAF" w:rsidRPr="00811AAF">
              <w:rPr>
                <w:noProof/>
                <w:sz w:val="21"/>
                <w:szCs w:val="21"/>
                <w:lang w:val="es-ES"/>
              </w:rPr>
              <w:tab/>
            </w:r>
            <w:r w:rsidR="00811AAF" w:rsidRPr="00811AAF">
              <w:rPr>
                <w:rStyle w:val="Hipervnculo"/>
                <w:noProof/>
                <w:sz w:val="21"/>
                <w:szCs w:val="21"/>
              </w:rPr>
              <w:t>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7938EFEE" w14:textId="77777777" w:rsidR="00811AAF" w:rsidRPr="00811AAF" w:rsidRDefault="00F25491">
          <w:pPr>
            <w:pStyle w:val="TDC3"/>
            <w:tabs>
              <w:tab w:val="left" w:pos="1320"/>
              <w:tab w:val="right" w:leader="dot" w:pos="8495"/>
            </w:tabs>
            <w:rPr>
              <w:noProof/>
              <w:sz w:val="21"/>
              <w:szCs w:val="21"/>
              <w:lang w:val="es-ES"/>
            </w:rPr>
          </w:pPr>
          <w:hyperlink w:anchor="_Toc513107670" w:history="1">
            <w:r w:rsidR="00811AAF" w:rsidRPr="00811AAF">
              <w:rPr>
                <w:rStyle w:val="Hipervnculo"/>
                <w:noProof/>
                <w:sz w:val="21"/>
                <w:szCs w:val="21"/>
              </w:rPr>
              <w:t>3.2.9</w:t>
            </w:r>
            <w:r w:rsidR="00811AAF" w:rsidRPr="00811AAF">
              <w:rPr>
                <w:noProof/>
                <w:sz w:val="21"/>
                <w:szCs w:val="21"/>
                <w:lang w:val="es-ES"/>
              </w:rPr>
              <w:tab/>
            </w:r>
            <w:r w:rsidR="00811AAF" w:rsidRPr="00811AAF">
              <w:rPr>
                <w:rStyle w:val="Hipervnculo"/>
                <w:noProof/>
                <w:sz w:val="21"/>
                <w:szCs w:val="21"/>
              </w:rPr>
              <w:t>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185981C9" w14:textId="77777777" w:rsidR="00811AAF" w:rsidRPr="00811AAF" w:rsidRDefault="00F25491">
          <w:pPr>
            <w:pStyle w:val="TDC3"/>
            <w:tabs>
              <w:tab w:val="left" w:pos="1320"/>
              <w:tab w:val="right" w:leader="dot" w:pos="8495"/>
            </w:tabs>
            <w:rPr>
              <w:noProof/>
              <w:sz w:val="21"/>
              <w:szCs w:val="21"/>
              <w:lang w:val="es-ES"/>
            </w:rPr>
          </w:pPr>
          <w:hyperlink w:anchor="_Toc513107671" w:history="1">
            <w:r w:rsidR="00811AAF" w:rsidRPr="00811AAF">
              <w:rPr>
                <w:rStyle w:val="Hipervnculo"/>
                <w:noProof/>
                <w:sz w:val="21"/>
                <w:szCs w:val="21"/>
              </w:rPr>
              <w:t>3.2.10</w:t>
            </w:r>
            <w:r w:rsidR="00811AAF" w:rsidRPr="00811AAF">
              <w:rPr>
                <w:noProof/>
                <w:sz w:val="21"/>
                <w:szCs w:val="21"/>
                <w:lang w:val="es-ES"/>
              </w:rPr>
              <w:tab/>
            </w:r>
            <w:r w:rsidR="00811AAF" w:rsidRPr="00811AAF">
              <w:rPr>
                <w:rStyle w:val="Hipervnculo"/>
                <w:noProof/>
                <w:sz w:val="21"/>
                <w:szCs w:val="21"/>
              </w:rPr>
              <w:t>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3CD4CD78" w14:textId="77777777" w:rsidR="00811AAF" w:rsidRPr="00811AAF" w:rsidRDefault="00F25491">
          <w:pPr>
            <w:pStyle w:val="TDC3"/>
            <w:tabs>
              <w:tab w:val="left" w:pos="1320"/>
              <w:tab w:val="right" w:leader="dot" w:pos="8495"/>
            </w:tabs>
            <w:rPr>
              <w:noProof/>
              <w:sz w:val="21"/>
              <w:szCs w:val="21"/>
              <w:lang w:val="es-ES"/>
            </w:rPr>
          </w:pPr>
          <w:hyperlink w:anchor="_Toc513107672" w:history="1">
            <w:r w:rsidR="00811AAF" w:rsidRPr="00811AAF">
              <w:rPr>
                <w:rStyle w:val="Hipervnculo"/>
                <w:noProof/>
                <w:sz w:val="21"/>
                <w:szCs w:val="21"/>
              </w:rPr>
              <w:t>3.2.11</w:t>
            </w:r>
            <w:r w:rsidR="00811AAF" w:rsidRPr="00811AAF">
              <w:rPr>
                <w:noProof/>
                <w:sz w:val="21"/>
                <w:szCs w:val="21"/>
                <w:lang w:val="es-ES"/>
              </w:rPr>
              <w:tab/>
            </w:r>
            <w:r w:rsidR="00811AAF" w:rsidRPr="00811AAF">
              <w:rPr>
                <w:rStyle w:val="Hipervnculo"/>
                <w:noProof/>
                <w:sz w:val="21"/>
                <w:szCs w:val="21"/>
              </w:rPr>
              <w:t>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4ADB3914" w14:textId="77777777" w:rsidR="00811AAF" w:rsidRPr="00811AAF" w:rsidRDefault="00F25491">
          <w:pPr>
            <w:pStyle w:val="TDC3"/>
            <w:tabs>
              <w:tab w:val="left" w:pos="1320"/>
              <w:tab w:val="right" w:leader="dot" w:pos="8495"/>
            </w:tabs>
            <w:rPr>
              <w:noProof/>
              <w:sz w:val="21"/>
              <w:szCs w:val="21"/>
              <w:lang w:val="es-ES"/>
            </w:rPr>
          </w:pPr>
          <w:hyperlink w:anchor="_Toc513107673" w:history="1">
            <w:r w:rsidR="00811AAF" w:rsidRPr="00811AAF">
              <w:rPr>
                <w:rStyle w:val="Hipervnculo"/>
                <w:noProof/>
                <w:sz w:val="21"/>
                <w:szCs w:val="21"/>
              </w:rPr>
              <w:t>3.2.12</w:t>
            </w:r>
            <w:r w:rsidR="00811AAF" w:rsidRPr="00811AAF">
              <w:rPr>
                <w:noProof/>
                <w:sz w:val="21"/>
                <w:szCs w:val="21"/>
                <w:lang w:val="es-ES"/>
              </w:rPr>
              <w:tab/>
            </w:r>
            <w:r w:rsidR="00811AAF" w:rsidRPr="00811AAF">
              <w:rPr>
                <w:rStyle w:val="Hipervnculo"/>
                <w:noProof/>
                <w:sz w:val="21"/>
                <w:szCs w:val="21"/>
              </w:rPr>
              <w:t>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57298EDA" w14:textId="77777777" w:rsidR="00811AAF" w:rsidRPr="00811AAF" w:rsidRDefault="00F25491">
          <w:pPr>
            <w:pStyle w:val="TDC3"/>
            <w:tabs>
              <w:tab w:val="left" w:pos="1320"/>
              <w:tab w:val="right" w:leader="dot" w:pos="8495"/>
            </w:tabs>
            <w:rPr>
              <w:noProof/>
              <w:sz w:val="21"/>
              <w:szCs w:val="21"/>
              <w:lang w:val="es-ES"/>
            </w:rPr>
          </w:pPr>
          <w:hyperlink w:anchor="_Toc513107674" w:history="1">
            <w:r w:rsidR="00811AAF" w:rsidRPr="00811AAF">
              <w:rPr>
                <w:rStyle w:val="Hipervnculo"/>
                <w:noProof/>
                <w:sz w:val="21"/>
                <w:szCs w:val="21"/>
              </w:rPr>
              <w:t>3.2.13</w:t>
            </w:r>
            <w:r w:rsidR="00811AAF" w:rsidRPr="00811AAF">
              <w:rPr>
                <w:noProof/>
                <w:sz w:val="21"/>
                <w:szCs w:val="21"/>
                <w:lang w:val="es-ES"/>
              </w:rPr>
              <w:tab/>
            </w:r>
            <w:r w:rsidR="00811AAF" w:rsidRPr="00811AAF">
              <w:rPr>
                <w:rStyle w:val="Hipervnculo"/>
                <w:noProof/>
                <w:sz w:val="21"/>
                <w:szCs w:val="21"/>
              </w:rPr>
              <w:t>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05A322F" w14:textId="77777777" w:rsidR="00811AAF" w:rsidRPr="00811AAF" w:rsidRDefault="00F25491">
          <w:pPr>
            <w:pStyle w:val="TDC3"/>
            <w:tabs>
              <w:tab w:val="left" w:pos="1320"/>
              <w:tab w:val="right" w:leader="dot" w:pos="8495"/>
            </w:tabs>
            <w:rPr>
              <w:noProof/>
              <w:sz w:val="21"/>
              <w:szCs w:val="21"/>
              <w:lang w:val="es-ES"/>
            </w:rPr>
          </w:pPr>
          <w:hyperlink w:anchor="_Toc513107675" w:history="1">
            <w:r w:rsidR="00811AAF" w:rsidRPr="00811AAF">
              <w:rPr>
                <w:rStyle w:val="Hipervnculo"/>
                <w:noProof/>
                <w:sz w:val="21"/>
                <w:szCs w:val="21"/>
              </w:rPr>
              <w:t>3.2.14</w:t>
            </w:r>
            <w:r w:rsidR="00811AAF" w:rsidRPr="00811AAF">
              <w:rPr>
                <w:noProof/>
                <w:sz w:val="21"/>
                <w:szCs w:val="21"/>
                <w:lang w:val="es-ES"/>
              </w:rPr>
              <w:tab/>
            </w:r>
            <w:r w:rsidR="00811AAF" w:rsidRPr="00811AAF">
              <w:rPr>
                <w:rStyle w:val="Hipervnculo"/>
                <w:noProof/>
                <w:sz w:val="21"/>
                <w:szCs w:val="21"/>
              </w:rPr>
              <w:t>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4F4431FB" w14:textId="77777777" w:rsidR="00811AAF" w:rsidRPr="00811AAF" w:rsidRDefault="00F25491">
          <w:pPr>
            <w:pStyle w:val="TDC3"/>
            <w:tabs>
              <w:tab w:val="left" w:pos="1320"/>
              <w:tab w:val="right" w:leader="dot" w:pos="8495"/>
            </w:tabs>
            <w:rPr>
              <w:noProof/>
              <w:sz w:val="21"/>
              <w:szCs w:val="21"/>
              <w:lang w:val="es-ES"/>
            </w:rPr>
          </w:pPr>
          <w:hyperlink w:anchor="_Toc513107676" w:history="1">
            <w:r w:rsidR="00811AAF" w:rsidRPr="00811AAF">
              <w:rPr>
                <w:rStyle w:val="Hipervnculo"/>
                <w:noProof/>
                <w:sz w:val="21"/>
                <w:szCs w:val="21"/>
              </w:rPr>
              <w:t>3.2.15</w:t>
            </w:r>
            <w:r w:rsidR="00811AAF" w:rsidRPr="00811AAF">
              <w:rPr>
                <w:noProof/>
                <w:sz w:val="21"/>
                <w:szCs w:val="21"/>
                <w:lang w:val="es-ES"/>
              </w:rPr>
              <w:tab/>
            </w:r>
            <w:r w:rsidR="00811AAF" w:rsidRPr="00811AAF">
              <w:rPr>
                <w:rStyle w:val="Hipervnculo"/>
                <w:noProof/>
                <w:sz w:val="21"/>
                <w:szCs w:val="21"/>
              </w:rPr>
              <w:t>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063E3C3C" w14:textId="77777777" w:rsidR="00811AAF" w:rsidRPr="00811AAF" w:rsidRDefault="00F25491">
          <w:pPr>
            <w:pStyle w:val="TDC3"/>
            <w:tabs>
              <w:tab w:val="left" w:pos="1320"/>
              <w:tab w:val="right" w:leader="dot" w:pos="8495"/>
            </w:tabs>
            <w:rPr>
              <w:noProof/>
              <w:sz w:val="21"/>
              <w:szCs w:val="21"/>
              <w:lang w:val="es-ES"/>
            </w:rPr>
          </w:pPr>
          <w:hyperlink w:anchor="_Toc513107677" w:history="1">
            <w:r w:rsidR="00811AAF" w:rsidRPr="00811AAF">
              <w:rPr>
                <w:rStyle w:val="Hipervnculo"/>
                <w:noProof/>
                <w:sz w:val="21"/>
                <w:szCs w:val="21"/>
              </w:rPr>
              <w:t>3.2.16</w:t>
            </w:r>
            <w:r w:rsidR="00811AAF" w:rsidRPr="00811AAF">
              <w:rPr>
                <w:noProof/>
                <w:sz w:val="21"/>
                <w:szCs w:val="21"/>
                <w:lang w:val="es-ES"/>
              </w:rPr>
              <w:tab/>
            </w:r>
            <w:r w:rsidR="00811AAF" w:rsidRPr="00811AAF">
              <w:rPr>
                <w:rStyle w:val="Hipervnculo"/>
                <w:noProof/>
                <w:sz w:val="21"/>
                <w:szCs w:val="21"/>
              </w:rPr>
              <w:t>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1C99794E" w14:textId="77777777" w:rsidR="00811AAF" w:rsidRPr="00811AAF" w:rsidRDefault="00F25491">
          <w:pPr>
            <w:pStyle w:val="TDC3"/>
            <w:tabs>
              <w:tab w:val="left" w:pos="1320"/>
              <w:tab w:val="right" w:leader="dot" w:pos="8495"/>
            </w:tabs>
            <w:rPr>
              <w:noProof/>
              <w:sz w:val="21"/>
              <w:szCs w:val="21"/>
              <w:lang w:val="es-ES"/>
            </w:rPr>
          </w:pPr>
          <w:hyperlink w:anchor="_Toc513107678" w:history="1">
            <w:r w:rsidR="00811AAF" w:rsidRPr="00811AAF">
              <w:rPr>
                <w:rStyle w:val="Hipervnculo"/>
                <w:noProof/>
                <w:sz w:val="21"/>
                <w:szCs w:val="21"/>
              </w:rPr>
              <w:t>3.2.17</w:t>
            </w:r>
            <w:r w:rsidR="00811AAF" w:rsidRPr="00811AAF">
              <w:rPr>
                <w:noProof/>
                <w:sz w:val="21"/>
                <w:szCs w:val="21"/>
                <w:lang w:val="es-ES"/>
              </w:rPr>
              <w:tab/>
            </w:r>
            <w:r w:rsidR="00811AAF" w:rsidRPr="00811AAF">
              <w:rPr>
                <w:rStyle w:val="Hipervnculo"/>
                <w:noProof/>
                <w:sz w:val="21"/>
                <w:szCs w:val="21"/>
              </w:rPr>
              <w:t>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46CF5EF5" w14:textId="77777777" w:rsidR="00811AAF" w:rsidRPr="00811AAF" w:rsidRDefault="00F25491">
          <w:pPr>
            <w:pStyle w:val="TDC3"/>
            <w:tabs>
              <w:tab w:val="left" w:pos="1320"/>
              <w:tab w:val="right" w:leader="dot" w:pos="8495"/>
            </w:tabs>
            <w:rPr>
              <w:noProof/>
              <w:sz w:val="21"/>
              <w:szCs w:val="21"/>
              <w:lang w:val="es-ES"/>
            </w:rPr>
          </w:pPr>
          <w:hyperlink w:anchor="_Toc513107679" w:history="1">
            <w:r w:rsidR="00811AAF" w:rsidRPr="00811AAF">
              <w:rPr>
                <w:rStyle w:val="Hipervnculo"/>
                <w:noProof/>
                <w:sz w:val="21"/>
                <w:szCs w:val="21"/>
              </w:rPr>
              <w:t>3.2.18</w:t>
            </w:r>
            <w:r w:rsidR="00811AAF" w:rsidRPr="00811AAF">
              <w:rPr>
                <w:noProof/>
                <w:sz w:val="21"/>
                <w:szCs w:val="21"/>
                <w:lang w:val="es-ES"/>
              </w:rPr>
              <w:tab/>
            </w:r>
            <w:r w:rsidR="00811AAF" w:rsidRPr="00811AAF">
              <w:rPr>
                <w:rStyle w:val="Hipervnculo"/>
                <w:noProof/>
                <w:sz w:val="21"/>
                <w:szCs w:val="21"/>
              </w:rPr>
              <w:t>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1C7AAAA2" w14:textId="77777777" w:rsidR="00811AAF" w:rsidRPr="00811AAF" w:rsidRDefault="00F25491">
          <w:pPr>
            <w:pStyle w:val="TDC3"/>
            <w:tabs>
              <w:tab w:val="left" w:pos="1320"/>
              <w:tab w:val="right" w:leader="dot" w:pos="8495"/>
            </w:tabs>
            <w:rPr>
              <w:noProof/>
              <w:sz w:val="21"/>
              <w:szCs w:val="21"/>
              <w:lang w:val="es-ES"/>
            </w:rPr>
          </w:pPr>
          <w:hyperlink w:anchor="_Toc513107680" w:history="1">
            <w:r w:rsidR="00811AAF" w:rsidRPr="00811AAF">
              <w:rPr>
                <w:rStyle w:val="Hipervnculo"/>
                <w:noProof/>
                <w:sz w:val="21"/>
                <w:szCs w:val="21"/>
              </w:rPr>
              <w:t>3.2.19</w:t>
            </w:r>
            <w:r w:rsidR="00811AAF" w:rsidRPr="00811AAF">
              <w:rPr>
                <w:noProof/>
                <w:sz w:val="21"/>
                <w:szCs w:val="21"/>
                <w:lang w:val="es-ES"/>
              </w:rPr>
              <w:tab/>
            </w:r>
            <w:r w:rsidR="00811AAF" w:rsidRPr="00811AAF">
              <w:rPr>
                <w:rStyle w:val="Hipervnculo"/>
                <w:noProof/>
                <w:sz w:val="21"/>
                <w:szCs w:val="21"/>
              </w:rPr>
              <w:t>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28F0C339" w14:textId="77777777" w:rsidR="00811AAF" w:rsidRPr="00811AAF" w:rsidRDefault="00F25491">
          <w:pPr>
            <w:pStyle w:val="TDC3"/>
            <w:tabs>
              <w:tab w:val="left" w:pos="1320"/>
              <w:tab w:val="right" w:leader="dot" w:pos="8495"/>
            </w:tabs>
            <w:rPr>
              <w:noProof/>
              <w:sz w:val="21"/>
              <w:szCs w:val="21"/>
              <w:lang w:val="es-ES"/>
            </w:rPr>
          </w:pPr>
          <w:hyperlink w:anchor="_Toc513107681" w:history="1">
            <w:r w:rsidR="00811AAF" w:rsidRPr="00811AAF">
              <w:rPr>
                <w:rStyle w:val="Hipervnculo"/>
                <w:noProof/>
                <w:sz w:val="21"/>
                <w:szCs w:val="21"/>
              </w:rPr>
              <w:t>3.2.20</w:t>
            </w:r>
            <w:r w:rsidR="00811AAF" w:rsidRPr="00811AAF">
              <w:rPr>
                <w:noProof/>
                <w:sz w:val="21"/>
                <w:szCs w:val="21"/>
                <w:lang w:val="es-ES"/>
              </w:rPr>
              <w:tab/>
            </w:r>
            <w:r w:rsidR="00811AAF" w:rsidRPr="00811AAF">
              <w:rPr>
                <w:rStyle w:val="Hipervnculo"/>
                <w:noProof/>
                <w:sz w:val="21"/>
                <w:szCs w:val="21"/>
              </w:rPr>
              <w:t>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377E284A" w14:textId="77777777" w:rsidR="00811AAF" w:rsidRPr="00811AAF" w:rsidRDefault="00F25491">
          <w:pPr>
            <w:pStyle w:val="TDC3"/>
            <w:tabs>
              <w:tab w:val="left" w:pos="1320"/>
              <w:tab w:val="right" w:leader="dot" w:pos="8495"/>
            </w:tabs>
            <w:rPr>
              <w:noProof/>
              <w:sz w:val="21"/>
              <w:szCs w:val="21"/>
              <w:lang w:val="es-ES"/>
            </w:rPr>
          </w:pPr>
          <w:hyperlink w:anchor="_Toc513107682" w:history="1">
            <w:r w:rsidR="00811AAF" w:rsidRPr="00811AAF">
              <w:rPr>
                <w:rStyle w:val="Hipervnculo"/>
                <w:noProof/>
                <w:sz w:val="21"/>
                <w:szCs w:val="21"/>
              </w:rPr>
              <w:t>3.2.21</w:t>
            </w:r>
            <w:r w:rsidR="00811AAF" w:rsidRPr="00811AAF">
              <w:rPr>
                <w:noProof/>
                <w:sz w:val="21"/>
                <w:szCs w:val="21"/>
                <w:lang w:val="es-ES"/>
              </w:rPr>
              <w:tab/>
            </w:r>
            <w:r w:rsidR="00811AAF" w:rsidRPr="00811AAF">
              <w:rPr>
                <w:rStyle w:val="Hipervnculo"/>
                <w:noProof/>
                <w:sz w:val="21"/>
                <w:szCs w:val="21"/>
              </w:rPr>
              <w:t>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7DDC7CC4" w14:textId="77777777" w:rsidR="00811AAF" w:rsidRPr="00811AAF" w:rsidRDefault="00F25491">
          <w:pPr>
            <w:pStyle w:val="TDC3"/>
            <w:tabs>
              <w:tab w:val="left" w:pos="1320"/>
              <w:tab w:val="right" w:leader="dot" w:pos="8495"/>
            </w:tabs>
            <w:rPr>
              <w:noProof/>
              <w:sz w:val="21"/>
              <w:szCs w:val="21"/>
              <w:lang w:val="es-ES"/>
            </w:rPr>
          </w:pPr>
          <w:hyperlink w:anchor="_Toc513107683" w:history="1">
            <w:r w:rsidR="00811AAF" w:rsidRPr="00811AAF">
              <w:rPr>
                <w:rStyle w:val="Hipervnculo"/>
                <w:noProof/>
                <w:sz w:val="21"/>
                <w:szCs w:val="21"/>
              </w:rPr>
              <w:t>3.2.22</w:t>
            </w:r>
            <w:r w:rsidR="00811AAF" w:rsidRPr="00811AAF">
              <w:rPr>
                <w:noProof/>
                <w:sz w:val="21"/>
                <w:szCs w:val="21"/>
                <w:lang w:val="es-ES"/>
              </w:rPr>
              <w:tab/>
            </w:r>
            <w:r w:rsidR="00811AAF" w:rsidRPr="00811AAF">
              <w:rPr>
                <w:rStyle w:val="Hipervnculo"/>
                <w:noProof/>
                <w:sz w:val="21"/>
                <w:szCs w:val="21"/>
              </w:rPr>
              <w:t>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0EAB5BE6" w14:textId="77777777" w:rsidR="00811AAF" w:rsidRPr="00811AAF" w:rsidRDefault="00F25491">
          <w:pPr>
            <w:pStyle w:val="TDC3"/>
            <w:tabs>
              <w:tab w:val="left" w:pos="1320"/>
              <w:tab w:val="right" w:leader="dot" w:pos="8495"/>
            </w:tabs>
            <w:rPr>
              <w:noProof/>
              <w:sz w:val="21"/>
              <w:szCs w:val="21"/>
              <w:lang w:val="es-ES"/>
            </w:rPr>
          </w:pPr>
          <w:hyperlink w:anchor="_Toc513107684" w:history="1">
            <w:r w:rsidR="00811AAF" w:rsidRPr="00811AAF">
              <w:rPr>
                <w:rStyle w:val="Hipervnculo"/>
                <w:noProof/>
                <w:sz w:val="21"/>
                <w:szCs w:val="21"/>
              </w:rPr>
              <w:t>3.2.23</w:t>
            </w:r>
            <w:r w:rsidR="00811AAF" w:rsidRPr="00811AAF">
              <w:rPr>
                <w:noProof/>
                <w:sz w:val="21"/>
                <w:szCs w:val="21"/>
                <w:lang w:val="es-ES"/>
              </w:rPr>
              <w:tab/>
            </w:r>
            <w:r w:rsidR="00811AAF" w:rsidRPr="00811AAF">
              <w:rPr>
                <w:rStyle w:val="Hipervnculo"/>
                <w:noProof/>
                <w:sz w:val="21"/>
                <w:szCs w:val="21"/>
              </w:rPr>
              <w:t>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5EF14139" w14:textId="77777777" w:rsidR="00811AAF" w:rsidRPr="00811AAF" w:rsidRDefault="00F25491">
          <w:pPr>
            <w:pStyle w:val="TDC3"/>
            <w:tabs>
              <w:tab w:val="left" w:pos="1320"/>
              <w:tab w:val="right" w:leader="dot" w:pos="8495"/>
            </w:tabs>
            <w:rPr>
              <w:noProof/>
              <w:sz w:val="21"/>
              <w:szCs w:val="21"/>
              <w:lang w:val="es-ES"/>
            </w:rPr>
          </w:pPr>
          <w:hyperlink w:anchor="_Toc513107685" w:history="1">
            <w:r w:rsidR="00811AAF" w:rsidRPr="00811AAF">
              <w:rPr>
                <w:rStyle w:val="Hipervnculo"/>
                <w:noProof/>
                <w:sz w:val="21"/>
                <w:szCs w:val="21"/>
              </w:rPr>
              <w:t>3.2.24</w:t>
            </w:r>
            <w:r w:rsidR="00811AAF" w:rsidRPr="00811AAF">
              <w:rPr>
                <w:noProof/>
                <w:sz w:val="21"/>
                <w:szCs w:val="21"/>
                <w:lang w:val="es-ES"/>
              </w:rPr>
              <w:tab/>
            </w:r>
            <w:r w:rsidR="00811AAF" w:rsidRPr="00811AAF">
              <w:rPr>
                <w:rStyle w:val="Hipervnculo"/>
                <w:noProof/>
                <w:sz w:val="21"/>
                <w:szCs w:val="21"/>
              </w:rPr>
              <w:t>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68600A29" w14:textId="77777777" w:rsidR="00811AAF" w:rsidRPr="00811AAF" w:rsidRDefault="00F25491">
          <w:pPr>
            <w:pStyle w:val="TDC3"/>
            <w:tabs>
              <w:tab w:val="left" w:pos="1320"/>
              <w:tab w:val="right" w:leader="dot" w:pos="8495"/>
            </w:tabs>
            <w:rPr>
              <w:noProof/>
              <w:sz w:val="21"/>
              <w:szCs w:val="21"/>
              <w:lang w:val="es-ES"/>
            </w:rPr>
          </w:pPr>
          <w:hyperlink w:anchor="_Toc513107686" w:history="1">
            <w:r w:rsidR="00811AAF" w:rsidRPr="00811AAF">
              <w:rPr>
                <w:rStyle w:val="Hipervnculo"/>
                <w:noProof/>
                <w:sz w:val="21"/>
                <w:szCs w:val="21"/>
              </w:rPr>
              <w:t>3.2.25</w:t>
            </w:r>
            <w:r w:rsidR="00811AAF" w:rsidRPr="00811AAF">
              <w:rPr>
                <w:noProof/>
                <w:sz w:val="21"/>
                <w:szCs w:val="21"/>
                <w:lang w:val="es-ES"/>
              </w:rPr>
              <w:tab/>
            </w:r>
            <w:r w:rsidR="00811AAF" w:rsidRPr="00811AAF">
              <w:rPr>
                <w:rStyle w:val="Hipervnculo"/>
                <w:noProof/>
                <w:sz w:val="21"/>
                <w:szCs w:val="21"/>
              </w:rPr>
              <w:t>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4772BAA9" w14:textId="77777777" w:rsidR="00811AAF" w:rsidRPr="00811AAF" w:rsidRDefault="00F25491">
          <w:pPr>
            <w:pStyle w:val="TDC3"/>
            <w:tabs>
              <w:tab w:val="left" w:pos="1320"/>
              <w:tab w:val="right" w:leader="dot" w:pos="8495"/>
            </w:tabs>
            <w:rPr>
              <w:noProof/>
              <w:sz w:val="21"/>
              <w:szCs w:val="21"/>
              <w:lang w:val="es-ES"/>
            </w:rPr>
          </w:pPr>
          <w:hyperlink w:anchor="_Toc513107687" w:history="1">
            <w:r w:rsidR="00811AAF" w:rsidRPr="00811AAF">
              <w:rPr>
                <w:rStyle w:val="Hipervnculo"/>
                <w:noProof/>
                <w:sz w:val="21"/>
                <w:szCs w:val="21"/>
              </w:rPr>
              <w:t>3.2.26</w:t>
            </w:r>
            <w:r w:rsidR="00811AAF" w:rsidRPr="00811AAF">
              <w:rPr>
                <w:noProof/>
                <w:sz w:val="21"/>
                <w:szCs w:val="21"/>
                <w:lang w:val="es-ES"/>
              </w:rPr>
              <w:tab/>
            </w:r>
            <w:r w:rsidR="00811AAF" w:rsidRPr="00811AAF">
              <w:rPr>
                <w:rStyle w:val="Hipervnculo"/>
                <w:noProof/>
                <w:sz w:val="21"/>
                <w:szCs w:val="21"/>
              </w:rPr>
              <w:t>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176FB13A" w14:textId="77777777" w:rsidR="00811AAF" w:rsidRPr="00811AAF" w:rsidRDefault="00F25491">
          <w:pPr>
            <w:pStyle w:val="TDC3"/>
            <w:tabs>
              <w:tab w:val="left" w:pos="1320"/>
              <w:tab w:val="right" w:leader="dot" w:pos="8495"/>
            </w:tabs>
            <w:rPr>
              <w:noProof/>
              <w:sz w:val="21"/>
              <w:szCs w:val="21"/>
              <w:lang w:val="es-ES"/>
            </w:rPr>
          </w:pPr>
          <w:hyperlink w:anchor="_Toc513107688" w:history="1">
            <w:r w:rsidR="00811AAF" w:rsidRPr="00811AAF">
              <w:rPr>
                <w:rStyle w:val="Hipervnculo"/>
                <w:noProof/>
                <w:sz w:val="21"/>
                <w:szCs w:val="21"/>
              </w:rPr>
              <w:t>3.2.27</w:t>
            </w:r>
            <w:r w:rsidR="00811AAF" w:rsidRPr="00811AAF">
              <w:rPr>
                <w:noProof/>
                <w:sz w:val="21"/>
                <w:szCs w:val="21"/>
                <w:lang w:val="es-ES"/>
              </w:rPr>
              <w:tab/>
            </w:r>
            <w:r w:rsidR="00811AAF" w:rsidRPr="00811AAF">
              <w:rPr>
                <w:rStyle w:val="Hipervnculo"/>
                <w:noProof/>
                <w:sz w:val="21"/>
                <w:szCs w:val="21"/>
              </w:rPr>
              <w:t>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32EEAAA7" w14:textId="77777777" w:rsidR="00811AAF" w:rsidRPr="00811AAF" w:rsidRDefault="00F25491">
          <w:pPr>
            <w:pStyle w:val="TDC3"/>
            <w:tabs>
              <w:tab w:val="left" w:pos="1320"/>
              <w:tab w:val="right" w:leader="dot" w:pos="8495"/>
            </w:tabs>
            <w:rPr>
              <w:noProof/>
              <w:sz w:val="21"/>
              <w:szCs w:val="21"/>
              <w:lang w:val="es-ES"/>
            </w:rPr>
          </w:pPr>
          <w:hyperlink w:anchor="_Toc513107689" w:history="1">
            <w:r w:rsidR="00811AAF" w:rsidRPr="00811AAF">
              <w:rPr>
                <w:rStyle w:val="Hipervnculo"/>
                <w:noProof/>
                <w:sz w:val="21"/>
                <w:szCs w:val="21"/>
              </w:rPr>
              <w:t>3.2.28</w:t>
            </w:r>
            <w:r w:rsidR="00811AAF" w:rsidRPr="00811AAF">
              <w:rPr>
                <w:noProof/>
                <w:sz w:val="21"/>
                <w:szCs w:val="21"/>
                <w:lang w:val="es-ES"/>
              </w:rPr>
              <w:tab/>
            </w:r>
            <w:r w:rsidR="00811AAF" w:rsidRPr="00811AAF">
              <w:rPr>
                <w:rStyle w:val="Hipervnculo"/>
                <w:noProof/>
                <w:sz w:val="21"/>
                <w:szCs w:val="21"/>
              </w:rPr>
              <w:t>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0915A56F" w14:textId="77777777" w:rsidR="00811AAF" w:rsidRPr="00811AAF" w:rsidRDefault="00F25491">
          <w:pPr>
            <w:pStyle w:val="TDC3"/>
            <w:tabs>
              <w:tab w:val="left" w:pos="1320"/>
              <w:tab w:val="right" w:leader="dot" w:pos="8495"/>
            </w:tabs>
            <w:rPr>
              <w:noProof/>
              <w:sz w:val="21"/>
              <w:szCs w:val="21"/>
              <w:lang w:val="es-ES"/>
            </w:rPr>
          </w:pPr>
          <w:hyperlink w:anchor="_Toc513107690" w:history="1">
            <w:r w:rsidR="00811AAF" w:rsidRPr="00811AAF">
              <w:rPr>
                <w:rStyle w:val="Hipervnculo"/>
                <w:noProof/>
                <w:sz w:val="21"/>
                <w:szCs w:val="21"/>
              </w:rPr>
              <w:t>3.2.29</w:t>
            </w:r>
            <w:r w:rsidR="00811AAF" w:rsidRPr="00811AAF">
              <w:rPr>
                <w:noProof/>
                <w:sz w:val="21"/>
                <w:szCs w:val="21"/>
                <w:lang w:val="es-ES"/>
              </w:rPr>
              <w:tab/>
            </w:r>
            <w:r w:rsidR="00811AAF" w:rsidRPr="00811AAF">
              <w:rPr>
                <w:rStyle w:val="Hipervnculo"/>
                <w:noProof/>
                <w:sz w:val="21"/>
                <w:szCs w:val="21"/>
              </w:rPr>
              <w:t>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E7841DB" w14:textId="77777777" w:rsidR="00811AAF" w:rsidRPr="00811AAF" w:rsidRDefault="00F25491">
          <w:pPr>
            <w:pStyle w:val="TDC3"/>
            <w:tabs>
              <w:tab w:val="left" w:pos="1320"/>
              <w:tab w:val="right" w:leader="dot" w:pos="8495"/>
            </w:tabs>
            <w:rPr>
              <w:noProof/>
              <w:sz w:val="21"/>
              <w:szCs w:val="21"/>
              <w:lang w:val="es-ES"/>
            </w:rPr>
          </w:pPr>
          <w:hyperlink w:anchor="_Toc513107691" w:history="1">
            <w:r w:rsidR="00811AAF" w:rsidRPr="00811AAF">
              <w:rPr>
                <w:rStyle w:val="Hipervnculo"/>
                <w:noProof/>
                <w:sz w:val="21"/>
                <w:szCs w:val="21"/>
              </w:rPr>
              <w:t>3.2.30</w:t>
            </w:r>
            <w:r w:rsidR="00811AAF" w:rsidRPr="00811AAF">
              <w:rPr>
                <w:noProof/>
                <w:sz w:val="21"/>
                <w:szCs w:val="21"/>
                <w:lang w:val="es-ES"/>
              </w:rPr>
              <w:tab/>
            </w:r>
            <w:r w:rsidR="00811AAF" w:rsidRPr="00811AAF">
              <w:rPr>
                <w:rStyle w:val="Hipervnculo"/>
                <w:noProof/>
                <w:sz w:val="21"/>
                <w:szCs w:val="21"/>
              </w:rPr>
              <w:t>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068340AF" w14:textId="77777777" w:rsidR="00811AAF" w:rsidRPr="00811AAF" w:rsidRDefault="00F25491">
          <w:pPr>
            <w:pStyle w:val="TDC2"/>
            <w:tabs>
              <w:tab w:val="left" w:pos="880"/>
              <w:tab w:val="right" w:leader="dot" w:pos="8495"/>
            </w:tabs>
            <w:rPr>
              <w:noProof/>
              <w:sz w:val="21"/>
              <w:szCs w:val="21"/>
              <w:lang w:val="es-ES"/>
            </w:rPr>
          </w:pPr>
          <w:hyperlink w:anchor="_Toc513107692" w:history="1">
            <w:r w:rsidR="00811AAF" w:rsidRPr="00811AAF">
              <w:rPr>
                <w:rStyle w:val="Hipervnculo"/>
                <w:noProof/>
                <w:sz w:val="21"/>
                <w:szCs w:val="21"/>
              </w:rPr>
              <w:t>3.3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7455300B" w14:textId="77777777" w:rsidR="00811AAF" w:rsidRPr="00811AAF" w:rsidRDefault="00F25491">
          <w:pPr>
            <w:pStyle w:val="TDC1"/>
            <w:tabs>
              <w:tab w:val="left" w:pos="440"/>
              <w:tab w:val="right" w:leader="dot" w:pos="8495"/>
            </w:tabs>
            <w:rPr>
              <w:noProof/>
              <w:sz w:val="21"/>
              <w:szCs w:val="21"/>
              <w:lang w:val="es-ES"/>
            </w:rPr>
          </w:pPr>
          <w:hyperlink w:anchor="_Toc513107693" w:history="1">
            <w:r w:rsidR="00811AAF" w:rsidRPr="00811AAF">
              <w:rPr>
                <w:rStyle w:val="Hipervnculo"/>
                <w:noProof/>
                <w:sz w:val="21"/>
                <w:szCs w:val="21"/>
              </w:rPr>
              <w:t>4</w:t>
            </w:r>
            <w:r w:rsidR="00811AAF" w:rsidRPr="00811AAF">
              <w:rPr>
                <w:noProof/>
                <w:sz w:val="21"/>
                <w:szCs w:val="21"/>
                <w:lang w:val="es-ES"/>
              </w:rPr>
              <w:tab/>
            </w:r>
            <w:r w:rsidR="00811AAF" w:rsidRPr="00811AAF">
              <w:rPr>
                <w:rStyle w:val="Hipervnculo"/>
                <w:noProof/>
                <w:sz w:val="21"/>
                <w:szCs w:val="21"/>
              </w:rPr>
              <w:t>Common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0321183A" w14:textId="77777777" w:rsidR="00811AAF" w:rsidRPr="00811AAF" w:rsidRDefault="00F25491">
          <w:pPr>
            <w:pStyle w:val="TDC2"/>
            <w:tabs>
              <w:tab w:val="left" w:pos="880"/>
              <w:tab w:val="right" w:leader="dot" w:pos="8495"/>
            </w:tabs>
            <w:rPr>
              <w:noProof/>
              <w:sz w:val="21"/>
              <w:szCs w:val="21"/>
              <w:lang w:val="es-ES"/>
            </w:rPr>
          </w:pPr>
          <w:hyperlink w:anchor="_Toc513107694" w:history="1">
            <w:r w:rsidR="00811AAF" w:rsidRPr="00811AAF">
              <w:rPr>
                <w:rStyle w:val="Hipervnculo"/>
                <w:noProof/>
                <w:sz w:val="21"/>
                <w:szCs w:val="21"/>
              </w:rPr>
              <w:t>4.1</w:t>
            </w:r>
            <w:r w:rsidR="00811AAF" w:rsidRPr="00811AAF">
              <w:rPr>
                <w:noProof/>
                <w:sz w:val="21"/>
                <w:szCs w:val="21"/>
                <w:lang w:val="es-ES"/>
              </w:rPr>
              <w:tab/>
            </w:r>
            <w:r w:rsidR="00811AAF" w:rsidRPr="00811AAF">
              <w:rPr>
                <w:rStyle w:val="Hipervnculo"/>
                <w:noProof/>
                <w:sz w:val="21"/>
                <w:szCs w:val="21"/>
              </w:rPr>
              <w:t>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7AB10DC" w14:textId="77777777" w:rsidR="00811AAF" w:rsidRPr="00811AAF" w:rsidRDefault="00F25491">
          <w:pPr>
            <w:pStyle w:val="TDC3"/>
            <w:tabs>
              <w:tab w:val="left" w:pos="1320"/>
              <w:tab w:val="right" w:leader="dot" w:pos="8495"/>
            </w:tabs>
            <w:rPr>
              <w:noProof/>
              <w:sz w:val="21"/>
              <w:szCs w:val="21"/>
              <w:lang w:val="es-ES"/>
            </w:rPr>
          </w:pPr>
          <w:hyperlink w:anchor="_Toc513107695" w:history="1">
            <w:r w:rsidR="00811AAF" w:rsidRPr="00811AAF">
              <w:rPr>
                <w:rStyle w:val="Hipervnculo"/>
                <w:noProof/>
                <w:sz w:val="21"/>
                <w:szCs w:val="21"/>
              </w:rPr>
              <w:t>4.1.1</w:t>
            </w:r>
            <w:r w:rsidR="00811AAF" w:rsidRPr="00811AAF">
              <w:rPr>
                <w:noProof/>
                <w:sz w:val="21"/>
                <w:szCs w:val="21"/>
                <w:lang w:val="es-ES"/>
              </w:rPr>
              <w:tab/>
            </w:r>
            <w:r w:rsidR="00811AAF" w:rsidRPr="00811AAF">
              <w:rPr>
                <w:rStyle w:val="Hipervnculo"/>
                <w:noProof/>
                <w:sz w:val="21"/>
                <w:szCs w:val="21"/>
              </w:rPr>
              <w:t>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68B28CB5" w14:textId="77777777" w:rsidR="00811AAF" w:rsidRPr="00811AAF" w:rsidRDefault="00F25491">
          <w:pPr>
            <w:pStyle w:val="TDC3"/>
            <w:tabs>
              <w:tab w:val="left" w:pos="1320"/>
              <w:tab w:val="right" w:leader="dot" w:pos="8495"/>
            </w:tabs>
            <w:rPr>
              <w:noProof/>
              <w:sz w:val="21"/>
              <w:szCs w:val="21"/>
              <w:lang w:val="es-ES"/>
            </w:rPr>
          </w:pPr>
          <w:hyperlink w:anchor="_Toc513107696" w:history="1">
            <w:r w:rsidR="00811AAF" w:rsidRPr="00811AAF">
              <w:rPr>
                <w:rStyle w:val="Hipervnculo"/>
                <w:noProof/>
                <w:sz w:val="21"/>
                <w:szCs w:val="21"/>
              </w:rPr>
              <w:t>4.1.2</w:t>
            </w:r>
            <w:r w:rsidR="00811AAF" w:rsidRPr="00811AAF">
              <w:rPr>
                <w:noProof/>
                <w:sz w:val="21"/>
                <w:szCs w:val="21"/>
                <w:lang w:val="es-ES"/>
              </w:rPr>
              <w:tab/>
            </w:r>
            <w:r w:rsidR="00811AAF" w:rsidRPr="00811AAF">
              <w:rPr>
                <w:rStyle w:val="Hipervnculo"/>
                <w:noProof/>
                <w:sz w:val="21"/>
                <w:szCs w:val="21"/>
              </w:rPr>
              <w:t>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24CCE2DB" w14:textId="77777777" w:rsidR="00811AAF" w:rsidRPr="00811AAF" w:rsidRDefault="00F25491">
          <w:pPr>
            <w:pStyle w:val="TDC3"/>
            <w:tabs>
              <w:tab w:val="left" w:pos="1320"/>
              <w:tab w:val="right" w:leader="dot" w:pos="8495"/>
            </w:tabs>
            <w:rPr>
              <w:noProof/>
              <w:sz w:val="21"/>
              <w:szCs w:val="21"/>
              <w:lang w:val="es-ES"/>
            </w:rPr>
          </w:pPr>
          <w:hyperlink w:anchor="_Toc513107697" w:history="1">
            <w:r w:rsidR="00811AAF" w:rsidRPr="00811AAF">
              <w:rPr>
                <w:rStyle w:val="Hipervnculo"/>
                <w:noProof/>
                <w:sz w:val="21"/>
                <w:szCs w:val="21"/>
              </w:rPr>
              <w:t>4.1.3</w:t>
            </w:r>
            <w:r w:rsidR="00811AAF" w:rsidRPr="00811AAF">
              <w:rPr>
                <w:noProof/>
                <w:sz w:val="21"/>
                <w:szCs w:val="21"/>
                <w:lang w:val="es-ES"/>
              </w:rPr>
              <w:tab/>
            </w:r>
            <w:r w:rsidR="00811AAF" w:rsidRPr="00811AAF">
              <w:rPr>
                <w:rStyle w:val="Hipervnculo"/>
                <w:noProof/>
                <w:sz w:val="21"/>
                <w:szCs w:val="21"/>
              </w:rPr>
              <w:t>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6327C300" w14:textId="77777777" w:rsidR="00811AAF" w:rsidRPr="00811AAF" w:rsidRDefault="00F25491">
          <w:pPr>
            <w:pStyle w:val="TDC1"/>
            <w:tabs>
              <w:tab w:val="left" w:pos="440"/>
              <w:tab w:val="right" w:leader="dot" w:pos="8495"/>
            </w:tabs>
            <w:rPr>
              <w:noProof/>
              <w:sz w:val="21"/>
              <w:szCs w:val="21"/>
              <w:lang w:val="es-ES"/>
            </w:rPr>
          </w:pPr>
          <w:hyperlink w:anchor="_Toc513107698" w:history="1">
            <w:r w:rsidR="00811AAF" w:rsidRPr="00811AAF">
              <w:rPr>
                <w:rStyle w:val="Hipervnculo"/>
                <w:noProof/>
                <w:sz w:val="21"/>
                <w:szCs w:val="21"/>
              </w:rPr>
              <w:t>5</w:t>
            </w:r>
            <w:r w:rsidR="00811AAF" w:rsidRPr="00811AAF">
              <w:rPr>
                <w:noProof/>
                <w:sz w:val="21"/>
                <w:szCs w:val="21"/>
                <w:lang w:val="es-ES"/>
              </w:rPr>
              <w:tab/>
            </w:r>
            <w:r w:rsidR="00811AAF" w:rsidRPr="00811AAF">
              <w:rPr>
                <w:rStyle w:val="Hipervnculo"/>
                <w:noProof/>
                <w:sz w:val="21"/>
                <w:szCs w:val="21"/>
              </w:rPr>
              <w:t>Common ESPDRequest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770AFDE" w14:textId="77777777" w:rsidR="00811AAF" w:rsidRPr="00811AAF" w:rsidRDefault="00F25491">
          <w:pPr>
            <w:pStyle w:val="TDC2"/>
            <w:tabs>
              <w:tab w:val="left" w:pos="880"/>
              <w:tab w:val="right" w:leader="dot" w:pos="8495"/>
            </w:tabs>
            <w:rPr>
              <w:noProof/>
              <w:sz w:val="21"/>
              <w:szCs w:val="21"/>
              <w:lang w:val="es-ES"/>
            </w:rPr>
          </w:pPr>
          <w:hyperlink w:anchor="_Toc513107699" w:history="1">
            <w:r w:rsidR="00811AAF" w:rsidRPr="00811AAF">
              <w:rPr>
                <w:rStyle w:val="Hipervnculo"/>
                <w:noProof/>
                <w:sz w:val="21"/>
                <w:szCs w:val="21"/>
              </w:rPr>
              <w:t>5.1</w:t>
            </w:r>
            <w:r w:rsidR="00811AAF" w:rsidRPr="00811AAF">
              <w:rPr>
                <w:noProof/>
                <w:sz w:val="21"/>
                <w:szCs w:val="21"/>
                <w:lang w:val="es-ES"/>
              </w:rPr>
              <w:tab/>
            </w:r>
            <w:r w:rsidR="00811AAF" w:rsidRPr="00811AAF">
              <w:rPr>
                <w:rStyle w:val="Hipervnculo"/>
                <w:noProof/>
                <w:sz w:val="21"/>
                <w:szCs w:val="21"/>
              </w:rPr>
              <w:t>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9179B76" w14:textId="77777777" w:rsidR="00811AAF" w:rsidRPr="00811AAF" w:rsidRDefault="00F25491">
          <w:pPr>
            <w:pStyle w:val="TDC2"/>
            <w:tabs>
              <w:tab w:val="left" w:pos="880"/>
              <w:tab w:val="right" w:leader="dot" w:pos="8495"/>
            </w:tabs>
            <w:rPr>
              <w:noProof/>
              <w:sz w:val="21"/>
              <w:szCs w:val="21"/>
              <w:lang w:val="es-ES"/>
            </w:rPr>
          </w:pPr>
          <w:hyperlink w:anchor="_Toc513107700" w:history="1">
            <w:r w:rsidR="00811AAF" w:rsidRPr="00811AAF">
              <w:rPr>
                <w:rStyle w:val="Hipervnculo"/>
                <w:noProof/>
                <w:sz w:val="21"/>
                <w:szCs w:val="21"/>
              </w:rPr>
              <w:t>5.2</w:t>
            </w:r>
            <w:r w:rsidR="00811AAF" w:rsidRPr="00811AAF">
              <w:rPr>
                <w:noProof/>
                <w:sz w:val="21"/>
                <w:szCs w:val="21"/>
                <w:lang w:val="es-ES"/>
              </w:rPr>
              <w:tab/>
            </w:r>
            <w:r w:rsidR="00811AAF" w:rsidRPr="00811AAF">
              <w:rPr>
                <w:rStyle w:val="Hipervnculo"/>
                <w:noProof/>
                <w:sz w:val="21"/>
                <w:szCs w:val="21"/>
              </w:rPr>
              <w:t>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9B3C01A" w14:textId="77777777" w:rsidR="00811AAF" w:rsidRPr="00811AAF" w:rsidRDefault="00F25491">
          <w:pPr>
            <w:pStyle w:val="TDC3"/>
            <w:tabs>
              <w:tab w:val="left" w:pos="1320"/>
              <w:tab w:val="right" w:leader="dot" w:pos="8495"/>
            </w:tabs>
            <w:rPr>
              <w:noProof/>
              <w:sz w:val="21"/>
              <w:szCs w:val="21"/>
              <w:lang w:val="es-ES"/>
            </w:rPr>
          </w:pPr>
          <w:hyperlink w:anchor="_Toc513107701" w:history="1">
            <w:r w:rsidR="00811AAF" w:rsidRPr="00811AAF">
              <w:rPr>
                <w:rStyle w:val="Hipervnculo"/>
                <w:noProof/>
                <w:sz w:val="21"/>
                <w:szCs w:val="21"/>
              </w:rPr>
              <w:t>5.2.1</w:t>
            </w:r>
            <w:r w:rsidR="00811AAF" w:rsidRPr="00811AAF">
              <w:rPr>
                <w:noProof/>
                <w:sz w:val="21"/>
                <w:szCs w:val="21"/>
                <w:lang w:val="es-ES"/>
              </w:rPr>
              <w:tab/>
            </w:r>
            <w:r w:rsidR="00811AAF" w:rsidRPr="00811AAF">
              <w:rPr>
                <w:rStyle w:val="Hipervnculo"/>
                <w:noProof/>
                <w:sz w:val="21"/>
                <w:szCs w:val="21"/>
              </w:rPr>
              <w:t>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2FDD952A" w14:textId="77777777" w:rsidR="00811AAF" w:rsidRPr="00811AAF" w:rsidRDefault="00F25491">
          <w:pPr>
            <w:pStyle w:val="TDC3"/>
            <w:tabs>
              <w:tab w:val="left" w:pos="1320"/>
              <w:tab w:val="right" w:leader="dot" w:pos="8495"/>
            </w:tabs>
            <w:rPr>
              <w:noProof/>
              <w:sz w:val="21"/>
              <w:szCs w:val="21"/>
              <w:lang w:val="es-ES"/>
            </w:rPr>
          </w:pPr>
          <w:hyperlink w:anchor="_Toc513107702" w:history="1">
            <w:r w:rsidR="00811AAF" w:rsidRPr="00811AAF">
              <w:rPr>
                <w:rStyle w:val="Hipervnculo"/>
                <w:noProof/>
                <w:sz w:val="21"/>
                <w:szCs w:val="21"/>
              </w:rPr>
              <w:t>5.2.2</w:t>
            </w:r>
            <w:r w:rsidR="00811AAF" w:rsidRPr="00811AAF">
              <w:rPr>
                <w:noProof/>
                <w:sz w:val="21"/>
                <w:szCs w:val="21"/>
                <w:lang w:val="es-ES"/>
              </w:rPr>
              <w:tab/>
            </w:r>
            <w:r w:rsidR="00811AAF" w:rsidRPr="00811AAF">
              <w:rPr>
                <w:rStyle w:val="Hipervnculo"/>
                <w:noProof/>
                <w:sz w:val="21"/>
                <w:szCs w:val="21"/>
              </w:rPr>
              <w:t>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2B03F6D" w14:textId="77777777" w:rsidR="00811AAF" w:rsidRPr="00811AAF" w:rsidRDefault="00F25491">
          <w:pPr>
            <w:pStyle w:val="TDC2"/>
            <w:tabs>
              <w:tab w:val="left" w:pos="880"/>
              <w:tab w:val="right" w:leader="dot" w:pos="8495"/>
            </w:tabs>
            <w:rPr>
              <w:noProof/>
              <w:sz w:val="21"/>
              <w:szCs w:val="21"/>
              <w:lang w:val="es-ES"/>
            </w:rPr>
          </w:pPr>
          <w:hyperlink w:anchor="_Toc513107703" w:history="1">
            <w:r w:rsidR="00811AAF" w:rsidRPr="00811AAF">
              <w:rPr>
                <w:rStyle w:val="Hipervnculo"/>
                <w:noProof/>
                <w:sz w:val="21"/>
                <w:szCs w:val="21"/>
              </w:rPr>
              <w:t>5.3</w:t>
            </w:r>
            <w:r w:rsidR="00811AAF" w:rsidRPr="00811AAF">
              <w:rPr>
                <w:noProof/>
                <w:sz w:val="21"/>
                <w:szCs w:val="21"/>
                <w:lang w:val="es-ES"/>
              </w:rPr>
              <w:tab/>
            </w:r>
            <w:r w:rsidR="00811AAF" w:rsidRPr="00811AAF">
              <w:rPr>
                <w:rStyle w:val="Hipervnculo"/>
                <w:noProof/>
                <w:sz w:val="21"/>
                <w:szCs w:val="21"/>
              </w:rPr>
              <w:t>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1E7E2A44" w14:textId="3D7B029C" w:rsidR="00811AAF" w:rsidRPr="00811AAF" w:rsidRDefault="00F25491">
          <w:pPr>
            <w:pStyle w:val="TDC1"/>
            <w:tabs>
              <w:tab w:val="left" w:pos="440"/>
              <w:tab w:val="right" w:leader="dot" w:pos="8495"/>
            </w:tabs>
            <w:rPr>
              <w:noProof/>
              <w:sz w:val="21"/>
              <w:szCs w:val="21"/>
              <w:lang w:val="es-ES"/>
            </w:rPr>
          </w:pPr>
          <w:hyperlink w:anchor="_Toc513107704" w:history="1">
            <w:r w:rsidR="00811AAF" w:rsidRPr="00811AAF">
              <w:rPr>
                <w:rStyle w:val="Hipervnculo"/>
                <w:noProof/>
                <w:sz w:val="21"/>
                <w:szCs w:val="21"/>
              </w:rPr>
              <w:t>6</w:t>
            </w:r>
            <w:r w:rsidR="00811AAF" w:rsidRPr="00811AAF">
              <w:rPr>
                <w:noProof/>
                <w:sz w:val="21"/>
                <w:szCs w:val="21"/>
                <w:lang w:val="es-ES"/>
              </w:rPr>
              <w:tab/>
            </w:r>
            <w:r w:rsidR="00811AAF" w:rsidRPr="00811AAF">
              <w:rPr>
                <w:rStyle w:val="Hipervnculo"/>
                <w:noProof/>
                <w:sz w:val="21"/>
                <w:szCs w:val="21"/>
              </w:rPr>
              <w:t xml:space="preserve">Common </w:t>
            </w:r>
            <w:r w:rsidR="00A57888">
              <w:rPr>
                <w:rStyle w:val="Hipervnculo"/>
                <w:noProof/>
                <w:sz w:val="21"/>
                <w:szCs w:val="21"/>
              </w:rPr>
              <w:t>Basic</w:t>
            </w:r>
            <w:r w:rsidR="00811AAF" w:rsidRPr="00811AAF">
              <w:rPr>
                <w:rStyle w:val="Hipervnculo"/>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69283B3B" w14:textId="77777777" w:rsidR="00811AAF" w:rsidRPr="00811AAF" w:rsidRDefault="00F25491">
          <w:pPr>
            <w:pStyle w:val="TDC2"/>
            <w:tabs>
              <w:tab w:val="left" w:pos="880"/>
              <w:tab w:val="right" w:leader="dot" w:pos="8495"/>
            </w:tabs>
            <w:rPr>
              <w:noProof/>
              <w:sz w:val="21"/>
              <w:szCs w:val="21"/>
              <w:lang w:val="es-ES"/>
            </w:rPr>
          </w:pPr>
          <w:hyperlink w:anchor="_Toc513107705" w:history="1">
            <w:r w:rsidR="00811AAF" w:rsidRPr="00811AAF">
              <w:rPr>
                <w:rStyle w:val="Hipervnculo"/>
                <w:noProof/>
                <w:sz w:val="21"/>
                <w:szCs w:val="21"/>
              </w:rPr>
              <w:t>6.1</w:t>
            </w:r>
            <w:r w:rsidR="00811AAF" w:rsidRPr="00811AAF">
              <w:rPr>
                <w:noProof/>
                <w:sz w:val="21"/>
                <w:szCs w:val="21"/>
                <w:lang w:val="es-ES"/>
              </w:rPr>
              <w:tab/>
            </w:r>
            <w:r w:rsidR="00811AAF" w:rsidRPr="00811AAF">
              <w:rPr>
                <w:rStyle w:val="Hipervnculo"/>
                <w:noProof/>
                <w:sz w:val="21"/>
                <w:szCs w:val="21"/>
              </w:rPr>
              <w:t>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4775400B" w14:textId="02AC5FCD" w:rsidR="00811AAF" w:rsidRPr="00811AAF" w:rsidRDefault="00F25491">
          <w:pPr>
            <w:pStyle w:val="TDC1"/>
            <w:tabs>
              <w:tab w:val="left" w:pos="440"/>
              <w:tab w:val="right" w:leader="dot" w:pos="8495"/>
            </w:tabs>
            <w:rPr>
              <w:noProof/>
              <w:sz w:val="21"/>
              <w:szCs w:val="21"/>
              <w:lang w:val="es-ES"/>
            </w:rPr>
          </w:pPr>
          <w:hyperlink w:anchor="_Toc513107706" w:history="1">
            <w:r w:rsidR="00811AAF" w:rsidRPr="00811AAF">
              <w:rPr>
                <w:rStyle w:val="Hipervnculo"/>
                <w:noProof/>
                <w:sz w:val="21"/>
                <w:szCs w:val="21"/>
              </w:rPr>
              <w:t>7</w:t>
            </w:r>
            <w:r w:rsidR="00811AAF" w:rsidRPr="00811AAF">
              <w:rPr>
                <w:noProof/>
                <w:sz w:val="21"/>
                <w:szCs w:val="21"/>
                <w:lang w:val="es-ES"/>
              </w:rPr>
              <w:tab/>
            </w:r>
            <w:r w:rsidR="00811AAF" w:rsidRPr="00811AAF">
              <w:rPr>
                <w:rStyle w:val="Hipervnculo"/>
                <w:noProof/>
                <w:sz w:val="21"/>
                <w:szCs w:val="21"/>
              </w:rPr>
              <w:t xml:space="preserve">Common </w:t>
            </w:r>
            <w:r w:rsidR="00A57888">
              <w:rPr>
                <w:rStyle w:val="Hipervnculo"/>
                <w:noProof/>
                <w:sz w:val="21"/>
                <w:szCs w:val="21"/>
              </w:rPr>
              <w:t>Extended</w:t>
            </w:r>
            <w:r w:rsidR="00811AAF" w:rsidRPr="00811AAF">
              <w:rPr>
                <w:rStyle w:val="Hipervnculo"/>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7826B844" w14:textId="77777777" w:rsidR="00811AAF" w:rsidRPr="00811AAF" w:rsidRDefault="00F25491">
          <w:pPr>
            <w:pStyle w:val="TDC2"/>
            <w:tabs>
              <w:tab w:val="left" w:pos="880"/>
              <w:tab w:val="right" w:leader="dot" w:pos="8495"/>
            </w:tabs>
            <w:rPr>
              <w:noProof/>
              <w:sz w:val="21"/>
              <w:szCs w:val="21"/>
              <w:lang w:val="es-ES"/>
            </w:rPr>
          </w:pPr>
          <w:hyperlink w:anchor="_Toc513107707" w:history="1">
            <w:r w:rsidR="00811AAF" w:rsidRPr="00811AAF">
              <w:rPr>
                <w:rStyle w:val="Hipervnculo"/>
                <w:noProof/>
                <w:sz w:val="21"/>
                <w:szCs w:val="21"/>
              </w:rPr>
              <w:t>7.1</w:t>
            </w:r>
            <w:r w:rsidR="00811AAF" w:rsidRPr="00811AAF">
              <w:rPr>
                <w:noProof/>
                <w:sz w:val="21"/>
                <w:szCs w:val="21"/>
                <w:lang w:val="es-ES"/>
              </w:rPr>
              <w:tab/>
            </w:r>
            <w:r w:rsidR="00811AAF" w:rsidRPr="00811AAF">
              <w:rPr>
                <w:rStyle w:val="Hipervnculo"/>
                <w:noProof/>
                <w:sz w:val="21"/>
                <w:szCs w:val="21"/>
              </w:rPr>
              <w:t>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0077F37B" w14:textId="77777777" w:rsidR="00811AAF" w:rsidRPr="00811AAF" w:rsidRDefault="00F25491">
          <w:pPr>
            <w:pStyle w:val="TDC2"/>
            <w:tabs>
              <w:tab w:val="left" w:pos="880"/>
              <w:tab w:val="right" w:leader="dot" w:pos="8495"/>
            </w:tabs>
            <w:rPr>
              <w:noProof/>
              <w:sz w:val="21"/>
              <w:szCs w:val="21"/>
              <w:lang w:val="es-ES"/>
            </w:rPr>
          </w:pPr>
          <w:hyperlink w:anchor="_Toc513107708" w:history="1">
            <w:r w:rsidR="00811AAF" w:rsidRPr="00811AAF">
              <w:rPr>
                <w:rStyle w:val="Hipervnculo"/>
                <w:noProof/>
                <w:sz w:val="21"/>
                <w:szCs w:val="21"/>
              </w:rPr>
              <w:t>7.2</w:t>
            </w:r>
            <w:r w:rsidR="00811AAF" w:rsidRPr="00811AAF">
              <w:rPr>
                <w:noProof/>
                <w:sz w:val="21"/>
                <w:szCs w:val="21"/>
                <w:lang w:val="es-ES"/>
              </w:rPr>
              <w:tab/>
            </w:r>
            <w:r w:rsidR="00811AAF" w:rsidRPr="00811AAF">
              <w:rPr>
                <w:rStyle w:val="Hipervnculo"/>
                <w:noProof/>
                <w:sz w:val="21"/>
                <w:szCs w:val="21"/>
              </w:rPr>
              <w:t>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14C46305" w14:textId="77777777" w:rsidR="00811AAF" w:rsidRPr="00811AAF" w:rsidRDefault="00F25491">
          <w:pPr>
            <w:pStyle w:val="TDC1"/>
            <w:tabs>
              <w:tab w:val="left" w:pos="440"/>
              <w:tab w:val="right" w:leader="dot" w:pos="8495"/>
            </w:tabs>
            <w:rPr>
              <w:noProof/>
              <w:sz w:val="21"/>
              <w:szCs w:val="21"/>
              <w:lang w:val="es-ES"/>
            </w:rPr>
          </w:pPr>
          <w:hyperlink w:anchor="_Toc513107709" w:history="1">
            <w:r w:rsidR="00811AAF" w:rsidRPr="00811AAF">
              <w:rPr>
                <w:rStyle w:val="Hipervnculo"/>
                <w:noProof/>
                <w:sz w:val="21"/>
                <w:szCs w:val="21"/>
              </w:rPr>
              <w:t>8</w:t>
            </w:r>
            <w:r w:rsidR="00811AAF" w:rsidRPr="00811AAF">
              <w:rPr>
                <w:noProof/>
                <w:sz w:val="21"/>
                <w:szCs w:val="21"/>
                <w:lang w:val="es-ES"/>
              </w:rPr>
              <w:tab/>
            </w:r>
            <w:r w:rsidR="00811AAF" w:rsidRPr="00811AAF">
              <w:rPr>
                <w:rStyle w:val="Hipervnculo"/>
                <w:noProof/>
                <w:sz w:val="21"/>
                <w:szCs w:val="21"/>
              </w:rPr>
              <w:t>Two-phased Procedures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D17662C" w14:textId="77777777" w:rsidR="00811AAF" w:rsidRPr="00811AAF" w:rsidRDefault="00F25491">
          <w:pPr>
            <w:pStyle w:val="TDC2"/>
            <w:tabs>
              <w:tab w:val="left" w:pos="880"/>
              <w:tab w:val="right" w:leader="dot" w:pos="8495"/>
            </w:tabs>
            <w:rPr>
              <w:noProof/>
              <w:sz w:val="21"/>
              <w:szCs w:val="21"/>
              <w:lang w:val="es-ES"/>
            </w:rPr>
          </w:pPr>
          <w:hyperlink w:anchor="_Toc513107710" w:history="1">
            <w:r w:rsidR="00811AAF" w:rsidRPr="00811AAF">
              <w:rPr>
                <w:rStyle w:val="Hipervnculo"/>
                <w:noProof/>
                <w:sz w:val="21"/>
                <w:szCs w:val="21"/>
              </w:rPr>
              <w:t>8.1</w:t>
            </w:r>
            <w:r w:rsidR="00811AAF" w:rsidRPr="00811AAF">
              <w:rPr>
                <w:noProof/>
                <w:sz w:val="21"/>
                <w:szCs w:val="21"/>
                <w:lang w:val="es-ES"/>
              </w:rPr>
              <w:tab/>
            </w:r>
            <w:r w:rsidR="00811AAF" w:rsidRPr="00811AAF">
              <w:rPr>
                <w:rStyle w:val="Hipervnculo"/>
                <w:noProof/>
                <w:sz w:val="21"/>
                <w:szCs w:val="21"/>
              </w:rPr>
              <w:t>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15B78389" w14:textId="77777777" w:rsidR="00811AAF" w:rsidRPr="00811AAF" w:rsidRDefault="00F25491">
          <w:pPr>
            <w:pStyle w:val="TDC3"/>
            <w:tabs>
              <w:tab w:val="left" w:pos="1320"/>
              <w:tab w:val="right" w:leader="dot" w:pos="8495"/>
            </w:tabs>
            <w:rPr>
              <w:noProof/>
              <w:sz w:val="21"/>
              <w:szCs w:val="21"/>
              <w:lang w:val="es-ES"/>
            </w:rPr>
          </w:pPr>
          <w:hyperlink w:anchor="_Toc513107711" w:history="1">
            <w:r w:rsidR="00811AAF" w:rsidRPr="00811AAF">
              <w:rPr>
                <w:rStyle w:val="Hipervnculo"/>
                <w:noProof/>
                <w:sz w:val="21"/>
                <w:szCs w:val="21"/>
              </w:rPr>
              <w:t>8.1.1</w:t>
            </w:r>
            <w:r w:rsidR="00811AAF" w:rsidRPr="00811AAF">
              <w:rPr>
                <w:noProof/>
                <w:sz w:val="21"/>
                <w:szCs w:val="21"/>
                <w:lang w:val="es-ES"/>
              </w:rPr>
              <w:tab/>
            </w:r>
            <w:r w:rsidR="00811AAF" w:rsidRPr="00811AAF">
              <w:rPr>
                <w:rStyle w:val="Hipervnculo"/>
                <w:noProof/>
                <w:sz w:val="21"/>
                <w:szCs w:val="21"/>
              </w:rPr>
              <w:t>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3C3DDCF6" w14:textId="77777777" w:rsidR="00811AAF" w:rsidRPr="00811AAF" w:rsidRDefault="00F25491">
          <w:pPr>
            <w:pStyle w:val="TDC3"/>
            <w:tabs>
              <w:tab w:val="left" w:pos="1320"/>
              <w:tab w:val="right" w:leader="dot" w:pos="8495"/>
            </w:tabs>
            <w:rPr>
              <w:noProof/>
              <w:sz w:val="21"/>
              <w:szCs w:val="21"/>
              <w:lang w:val="es-ES"/>
            </w:rPr>
          </w:pPr>
          <w:hyperlink w:anchor="_Toc513107712" w:history="1">
            <w:r w:rsidR="00811AAF" w:rsidRPr="00811AAF">
              <w:rPr>
                <w:rStyle w:val="Hipervnculo"/>
                <w:noProof/>
                <w:sz w:val="21"/>
                <w:szCs w:val="21"/>
              </w:rPr>
              <w:t>8.1.2</w:t>
            </w:r>
            <w:r w:rsidR="00811AAF" w:rsidRPr="00811AAF">
              <w:rPr>
                <w:noProof/>
                <w:sz w:val="21"/>
                <w:szCs w:val="21"/>
                <w:lang w:val="es-ES"/>
              </w:rPr>
              <w:tab/>
            </w:r>
            <w:r w:rsidR="00811AAF" w:rsidRPr="00811AAF">
              <w:rPr>
                <w:rStyle w:val="Hipervnculo"/>
                <w:noProof/>
                <w:sz w:val="21"/>
                <w:szCs w:val="21"/>
              </w:rPr>
              <w:t>BR-2P-10-S20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2C529A11" w14:textId="77777777" w:rsidR="00811AAF" w:rsidRPr="00811AAF" w:rsidRDefault="00F25491">
          <w:pPr>
            <w:pStyle w:val="TDC1"/>
            <w:tabs>
              <w:tab w:val="left" w:pos="440"/>
              <w:tab w:val="right" w:leader="dot" w:pos="8495"/>
            </w:tabs>
            <w:rPr>
              <w:noProof/>
              <w:sz w:val="21"/>
              <w:szCs w:val="21"/>
              <w:lang w:val="es-ES"/>
            </w:rPr>
          </w:pPr>
          <w:hyperlink w:anchor="_Toc513107713" w:history="1">
            <w:r w:rsidR="00811AAF" w:rsidRPr="00811AAF">
              <w:rPr>
                <w:rStyle w:val="Hipervnculo"/>
                <w:noProof/>
                <w:sz w:val="21"/>
                <w:szCs w:val="21"/>
              </w:rPr>
              <w:t>9</w:t>
            </w:r>
            <w:r w:rsidR="00811AAF" w:rsidRPr="00811AAF">
              <w:rPr>
                <w:noProof/>
                <w:sz w:val="21"/>
                <w:szCs w:val="21"/>
                <w:lang w:val="es-ES"/>
              </w:rPr>
              <w:tab/>
            </w:r>
            <w:r w:rsidR="00811AAF" w:rsidRPr="00811AAF">
              <w:rPr>
                <w:rStyle w:val="Hipervnculo"/>
                <w:noProof/>
                <w:sz w:val="21"/>
                <w:szCs w:val="21"/>
              </w:rPr>
              <w:t>Common ESPDResponse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77ED49B3" w14:textId="77777777" w:rsidR="00811AAF" w:rsidRPr="00811AAF" w:rsidRDefault="00F25491">
          <w:pPr>
            <w:pStyle w:val="TDC2"/>
            <w:tabs>
              <w:tab w:val="left" w:pos="880"/>
              <w:tab w:val="right" w:leader="dot" w:pos="8495"/>
            </w:tabs>
            <w:rPr>
              <w:noProof/>
              <w:sz w:val="21"/>
              <w:szCs w:val="21"/>
              <w:lang w:val="es-ES"/>
            </w:rPr>
          </w:pPr>
          <w:hyperlink w:anchor="_Toc513107714" w:history="1">
            <w:r w:rsidR="00811AAF" w:rsidRPr="00811AAF">
              <w:rPr>
                <w:rStyle w:val="Hipervnculo"/>
                <w:noProof/>
                <w:sz w:val="21"/>
                <w:szCs w:val="21"/>
              </w:rPr>
              <w:t>9.1</w:t>
            </w:r>
            <w:r w:rsidR="00811AAF" w:rsidRPr="00811AAF">
              <w:rPr>
                <w:noProof/>
                <w:sz w:val="21"/>
                <w:szCs w:val="21"/>
                <w:lang w:val="es-ES"/>
              </w:rPr>
              <w:tab/>
            </w:r>
            <w:r w:rsidR="00811AAF" w:rsidRPr="00811AAF">
              <w:rPr>
                <w:rStyle w:val="Hipervnculo"/>
                <w:noProof/>
                <w:sz w:val="21"/>
                <w:szCs w:val="21"/>
              </w:rPr>
              <w:t>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65315BD3" w14:textId="77777777" w:rsidR="00811AAF" w:rsidRPr="00811AAF" w:rsidRDefault="00F25491">
          <w:pPr>
            <w:pStyle w:val="TDC2"/>
            <w:tabs>
              <w:tab w:val="left" w:pos="880"/>
              <w:tab w:val="right" w:leader="dot" w:pos="8495"/>
            </w:tabs>
            <w:rPr>
              <w:noProof/>
              <w:sz w:val="21"/>
              <w:szCs w:val="21"/>
              <w:lang w:val="es-ES"/>
            </w:rPr>
          </w:pPr>
          <w:hyperlink w:anchor="_Toc513107715" w:history="1">
            <w:r w:rsidR="00811AAF" w:rsidRPr="00811AAF">
              <w:rPr>
                <w:rStyle w:val="Hipervnculo"/>
                <w:noProof/>
                <w:sz w:val="21"/>
                <w:szCs w:val="21"/>
              </w:rPr>
              <w:t>9.2</w:t>
            </w:r>
            <w:r w:rsidR="00811AAF" w:rsidRPr="00811AAF">
              <w:rPr>
                <w:noProof/>
                <w:sz w:val="21"/>
                <w:szCs w:val="21"/>
                <w:lang w:val="es-ES"/>
              </w:rPr>
              <w:tab/>
            </w:r>
            <w:r w:rsidR="00811AAF" w:rsidRPr="00811AAF">
              <w:rPr>
                <w:rStyle w:val="Hipervnculo"/>
                <w:noProof/>
                <w:sz w:val="21"/>
                <w:szCs w:val="21"/>
              </w:rPr>
              <w:t>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19C9AF9" w14:textId="77777777" w:rsidR="00811AAF" w:rsidRPr="00811AAF" w:rsidRDefault="00F25491">
          <w:pPr>
            <w:pStyle w:val="TDC1"/>
            <w:tabs>
              <w:tab w:val="left" w:pos="660"/>
              <w:tab w:val="right" w:leader="dot" w:pos="8495"/>
            </w:tabs>
            <w:rPr>
              <w:noProof/>
              <w:sz w:val="21"/>
              <w:szCs w:val="21"/>
              <w:lang w:val="es-ES"/>
            </w:rPr>
          </w:pPr>
          <w:hyperlink w:anchor="_Toc513107716" w:history="1">
            <w:r w:rsidR="00811AAF" w:rsidRPr="00811AAF">
              <w:rPr>
                <w:rStyle w:val="Hipervnculo"/>
                <w:noProof/>
                <w:sz w:val="21"/>
                <w:szCs w:val="21"/>
              </w:rPr>
              <w:t>10</w:t>
            </w:r>
            <w:r w:rsidR="00811AAF" w:rsidRPr="00811AAF">
              <w:rPr>
                <w:noProof/>
                <w:sz w:val="21"/>
                <w:szCs w:val="21"/>
                <w:lang w:val="es-ES"/>
              </w:rPr>
              <w:tab/>
            </w:r>
            <w:r w:rsidR="00811AAF" w:rsidRPr="00811AAF">
              <w:rPr>
                <w:rStyle w:val="Hipervnculo"/>
                <w:noProof/>
                <w:sz w:val="21"/>
                <w:szCs w:val="21"/>
              </w:rPr>
              <w:t>Not 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5FF21CD2" w14:textId="77777777" w:rsidR="00811AAF" w:rsidRPr="00811AAF" w:rsidRDefault="00F25491">
          <w:pPr>
            <w:pStyle w:val="TDC2"/>
            <w:tabs>
              <w:tab w:val="left" w:pos="880"/>
              <w:tab w:val="right" w:leader="dot" w:pos="8495"/>
            </w:tabs>
            <w:rPr>
              <w:noProof/>
              <w:sz w:val="21"/>
              <w:szCs w:val="21"/>
              <w:lang w:val="es-ES"/>
            </w:rPr>
          </w:pPr>
          <w:hyperlink w:anchor="_Toc513107717" w:history="1">
            <w:r w:rsidR="00811AAF" w:rsidRPr="00811AAF">
              <w:rPr>
                <w:rStyle w:val="Hipervnculo"/>
                <w:noProof/>
                <w:sz w:val="21"/>
                <w:szCs w:val="21"/>
              </w:rPr>
              <w:t>10.1</w:t>
            </w:r>
            <w:r w:rsidR="00811AAF" w:rsidRPr="00811AAF">
              <w:rPr>
                <w:noProof/>
                <w:sz w:val="21"/>
                <w:szCs w:val="21"/>
                <w:lang w:val="es-ES"/>
              </w:rPr>
              <w:tab/>
            </w:r>
            <w:r w:rsidR="00811AAF" w:rsidRPr="00811AAF">
              <w:rPr>
                <w:rStyle w:val="Hipervnculo"/>
                <w:noProof/>
                <w:sz w:val="21"/>
                <w:szCs w:val="21"/>
              </w:rPr>
              <w:t>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66488060" w14:textId="77777777" w:rsidR="00811AAF" w:rsidRPr="00811AAF" w:rsidRDefault="00F25491">
          <w:pPr>
            <w:pStyle w:val="TDC2"/>
            <w:tabs>
              <w:tab w:val="left" w:pos="880"/>
              <w:tab w:val="right" w:leader="dot" w:pos="8495"/>
            </w:tabs>
            <w:rPr>
              <w:noProof/>
              <w:sz w:val="21"/>
              <w:szCs w:val="21"/>
              <w:lang w:val="es-ES"/>
            </w:rPr>
          </w:pPr>
          <w:hyperlink w:anchor="_Toc513107718" w:history="1">
            <w:r w:rsidR="00811AAF" w:rsidRPr="00811AAF">
              <w:rPr>
                <w:rStyle w:val="Hipervnculo"/>
                <w:noProof/>
                <w:sz w:val="21"/>
                <w:szCs w:val="21"/>
              </w:rPr>
              <w:t>10.2</w:t>
            </w:r>
            <w:r w:rsidR="00811AAF" w:rsidRPr="00811AAF">
              <w:rPr>
                <w:noProof/>
                <w:sz w:val="21"/>
                <w:szCs w:val="21"/>
                <w:lang w:val="es-ES"/>
              </w:rPr>
              <w:tab/>
            </w:r>
            <w:r w:rsidR="00811AAF" w:rsidRPr="00811AAF">
              <w:rPr>
                <w:rStyle w:val="Hipervnculo"/>
                <w:noProof/>
                <w:sz w:val="21"/>
                <w:szCs w:val="21"/>
              </w:rPr>
              <w:t>BR-RESP-40 (role different to OENRON)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0671C5C9" w14:textId="77777777" w:rsidR="00811AAF" w:rsidRPr="00811AAF" w:rsidRDefault="00F25491">
          <w:pPr>
            <w:pStyle w:val="TDC1"/>
            <w:tabs>
              <w:tab w:val="left" w:pos="660"/>
              <w:tab w:val="right" w:leader="dot" w:pos="8495"/>
            </w:tabs>
            <w:rPr>
              <w:noProof/>
              <w:sz w:val="21"/>
              <w:szCs w:val="21"/>
              <w:lang w:val="es-ES"/>
            </w:rPr>
          </w:pPr>
          <w:hyperlink w:anchor="_Toc513107719"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5BD5A81" w14:textId="77777777" w:rsidR="00811AAF" w:rsidRPr="00811AAF" w:rsidRDefault="00F25491">
          <w:pPr>
            <w:pStyle w:val="TDC2"/>
            <w:tabs>
              <w:tab w:val="left" w:pos="880"/>
              <w:tab w:val="right" w:leader="dot" w:pos="8495"/>
            </w:tabs>
            <w:rPr>
              <w:noProof/>
              <w:sz w:val="21"/>
              <w:szCs w:val="21"/>
              <w:lang w:val="es-ES"/>
            </w:rPr>
          </w:pPr>
          <w:hyperlink w:anchor="_Toc513107720" w:history="1">
            <w:r w:rsidR="00811AAF" w:rsidRPr="00811AAF">
              <w:rPr>
                <w:rStyle w:val="Hipervnculo"/>
                <w:noProof/>
                <w:sz w:val="21"/>
                <w:szCs w:val="21"/>
              </w:rPr>
              <w:t>11.1</w:t>
            </w:r>
            <w:r w:rsidR="00811AAF" w:rsidRPr="00811AAF">
              <w:rPr>
                <w:noProof/>
                <w:sz w:val="21"/>
                <w:szCs w:val="21"/>
                <w:lang w:val="es-ES"/>
              </w:rPr>
              <w:tab/>
            </w:r>
            <w:r w:rsidR="00811AAF" w:rsidRPr="00811AAF">
              <w:rPr>
                <w:rStyle w:val="Hipervnculo"/>
                <w:noProof/>
                <w:sz w:val="21"/>
                <w:szCs w:val="21"/>
              </w:rPr>
              <w:t>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C45E054" w14:textId="77777777" w:rsidR="00811AAF" w:rsidRPr="00811AAF" w:rsidRDefault="00F25491">
          <w:pPr>
            <w:pStyle w:val="TDC2"/>
            <w:tabs>
              <w:tab w:val="left" w:pos="880"/>
              <w:tab w:val="right" w:leader="dot" w:pos="8495"/>
            </w:tabs>
            <w:rPr>
              <w:noProof/>
              <w:sz w:val="21"/>
              <w:szCs w:val="21"/>
              <w:lang w:val="es-ES"/>
            </w:rPr>
          </w:pPr>
          <w:hyperlink w:anchor="_Toc513107721" w:history="1">
            <w:r w:rsidR="00811AAF" w:rsidRPr="00811AAF">
              <w:rPr>
                <w:rStyle w:val="Hipervnculo"/>
                <w:noProof/>
                <w:sz w:val="21"/>
                <w:szCs w:val="21"/>
              </w:rPr>
              <w:t>11.2</w:t>
            </w:r>
            <w:r w:rsidR="00811AAF" w:rsidRPr="00811AAF">
              <w:rPr>
                <w:noProof/>
                <w:sz w:val="21"/>
                <w:szCs w:val="21"/>
                <w:lang w:val="es-ES"/>
              </w:rPr>
              <w:tab/>
            </w:r>
            <w:r w:rsidR="00811AAF" w:rsidRPr="00811AAF">
              <w:rPr>
                <w:rStyle w:val="Hipervnculo"/>
                <w:noProof/>
                <w:sz w:val="21"/>
                <w:szCs w:val="21"/>
              </w:rPr>
              <w:t>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7FBBCBB5" w14:textId="77777777" w:rsidR="00811AAF" w:rsidRPr="00811AAF" w:rsidRDefault="00F25491">
          <w:pPr>
            <w:pStyle w:val="TDC3"/>
            <w:tabs>
              <w:tab w:val="left" w:pos="1320"/>
              <w:tab w:val="right" w:leader="dot" w:pos="8495"/>
            </w:tabs>
            <w:rPr>
              <w:noProof/>
              <w:sz w:val="21"/>
              <w:szCs w:val="21"/>
              <w:lang w:val="es-ES"/>
            </w:rPr>
          </w:pPr>
          <w:hyperlink w:anchor="_Toc513107722" w:history="1">
            <w:r w:rsidR="00811AAF" w:rsidRPr="00811AAF">
              <w:rPr>
                <w:rStyle w:val="Hipervnculo"/>
                <w:noProof/>
                <w:sz w:val="21"/>
                <w:szCs w:val="21"/>
              </w:rPr>
              <w:t>11.2.1</w:t>
            </w:r>
            <w:r w:rsidR="00811AAF" w:rsidRPr="00811AAF">
              <w:rPr>
                <w:noProof/>
                <w:sz w:val="21"/>
                <w:szCs w:val="21"/>
                <w:lang w:val="es-ES"/>
              </w:rPr>
              <w:tab/>
            </w:r>
            <w:r w:rsidR="00811AAF" w:rsidRPr="00811AAF">
              <w:rPr>
                <w:rStyle w:val="Hipervnculo"/>
                <w:noProof/>
                <w:sz w:val="21"/>
                <w:szCs w:val="21"/>
              </w:rPr>
              <w:t>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6282CCBF" w14:textId="77777777" w:rsidR="00811AAF" w:rsidRPr="00811AAF" w:rsidRDefault="00F25491">
          <w:pPr>
            <w:pStyle w:val="TDC3"/>
            <w:tabs>
              <w:tab w:val="left" w:pos="1320"/>
              <w:tab w:val="right" w:leader="dot" w:pos="8495"/>
            </w:tabs>
            <w:rPr>
              <w:noProof/>
              <w:sz w:val="21"/>
              <w:szCs w:val="21"/>
              <w:lang w:val="es-ES"/>
            </w:rPr>
          </w:pPr>
          <w:hyperlink w:anchor="_Toc513107723" w:history="1">
            <w:r w:rsidR="00811AAF" w:rsidRPr="00811AAF">
              <w:rPr>
                <w:rStyle w:val="Hipervnculo"/>
                <w:noProof/>
                <w:sz w:val="21"/>
                <w:szCs w:val="21"/>
              </w:rPr>
              <w:t>11.2.2</w:t>
            </w:r>
            <w:r w:rsidR="00811AAF" w:rsidRPr="00811AAF">
              <w:rPr>
                <w:noProof/>
                <w:sz w:val="21"/>
                <w:szCs w:val="21"/>
                <w:lang w:val="es-ES"/>
              </w:rPr>
              <w:tab/>
            </w:r>
            <w:r w:rsidR="00811AAF" w:rsidRPr="00811AAF">
              <w:rPr>
                <w:rStyle w:val="Hipervnculo"/>
                <w:noProof/>
                <w:sz w:val="21"/>
                <w:szCs w:val="21"/>
              </w:rPr>
              <w:t>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EF5AE1A" w14:textId="77777777" w:rsidR="00811AAF" w:rsidRPr="00811AAF" w:rsidRDefault="00F25491">
          <w:pPr>
            <w:pStyle w:val="TDC2"/>
            <w:tabs>
              <w:tab w:val="left" w:pos="880"/>
              <w:tab w:val="right" w:leader="dot" w:pos="8495"/>
            </w:tabs>
            <w:rPr>
              <w:noProof/>
              <w:sz w:val="21"/>
              <w:szCs w:val="21"/>
              <w:lang w:val="es-ES"/>
            </w:rPr>
          </w:pPr>
          <w:hyperlink w:anchor="_Toc513107724" w:history="1">
            <w:r w:rsidR="00811AAF" w:rsidRPr="00811AAF">
              <w:rPr>
                <w:rStyle w:val="Hipervnculo"/>
                <w:noProof/>
                <w:sz w:val="21"/>
                <w:szCs w:val="21"/>
              </w:rPr>
              <w:t>11.3</w:t>
            </w:r>
            <w:r w:rsidR="00811AAF" w:rsidRPr="00811AAF">
              <w:rPr>
                <w:noProof/>
                <w:sz w:val="21"/>
                <w:szCs w:val="21"/>
                <w:lang w:val="es-ES"/>
              </w:rPr>
              <w:tab/>
            </w:r>
            <w:r w:rsidR="00811AAF" w:rsidRPr="00811AAF">
              <w:rPr>
                <w:rStyle w:val="Hipervnculo"/>
                <w:noProof/>
                <w:sz w:val="21"/>
                <w:szCs w:val="21"/>
              </w:rPr>
              <w:t>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224F8CE" w14:textId="77777777" w:rsidR="00811AAF" w:rsidRPr="00811AAF" w:rsidRDefault="00F25491">
          <w:pPr>
            <w:pStyle w:val="TDC3"/>
            <w:tabs>
              <w:tab w:val="left" w:pos="1320"/>
              <w:tab w:val="right" w:leader="dot" w:pos="8495"/>
            </w:tabs>
            <w:rPr>
              <w:noProof/>
              <w:sz w:val="21"/>
              <w:szCs w:val="21"/>
              <w:lang w:val="es-ES"/>
            </w:rPr>
          </w:pPr>
          <w:hyperlink w:anchor="_Toc513107725" w:history="1">
            <w:r w:rsidR="00811AAF" w:rsidRPr="00811AAF">
              <w:rPr>
                <w:rStyle w:val="Hipervnculo"/>
                <w:noProof/>
                <w:sz w:val="21"/>
                <w:szCs w:val="21"/>
              </w:rPr>
              <w:t>11.3.1</w:t>
            </w:r>
            <w:r w:rsidR="00811AAF" w:rsidRPr="00811AAF">
              <w:rPr>
                <w:noProof/>
                <w:sz w:val="21"/>
                <w:szCs w:val="21"/>
                <w:lang w:val="es-ES"/>
              </w:rPr>
              <w:tab/>
            </w:r>
            <w:r w:rsidR="00811AAF" w:rsidRPr="00811AAF">
              <w:rPr>
                <w:rStyle w:val="Hipervnculo"/>
                <w:noProof/>
                <w:sz w:val="21"/>
                <w:szCs w:val="21"/>
              </w:rPr>
              <w:t>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1F69DD1E" w14:textId="77777777" w:rsidR="00811AAF" w:rsidRPr="00811AAF" w:rsidRDefault="00F25491">
          <w:pPr>
            <w:pStyle w:val="TDC3"/>
            <w:tabs>
              <w:tab w:val="left" w:pos="1320"/>
              <w:tab w:val="right" w:leader="dot" w:pos="8495"/>
            </w:tabs>
            <w:rPr>
              <w:noProof/>
              <w:sz w:val="21"/>
              <w:szCs w:val="21"/>
              <w:lang w:val="es-ES"/>
            </w:rPr>
          </w:pPr>
          <w:hyperlink w:anchor="_Toc513107726" w:history="1">
            <w:r w:rsidR="00811AAF" w:rsidRPr="00811AAF">
              <w:rPr>
                <w:rStyle w:val="Hipervnculo"/>
                <w:noProof/>
                <w:sz w:val="21"/>
                <w:szCs w:val="21"/>
              </w:rPr>
              <w:t>11.3.2</w:t>
            </w:r>
            <w:r w:rsidR="00811AAF" w:rsidRPr="00811AAF">
              <w:rPr>
                <w:noProof/>
                <w:sz w:val="21"/>
                <w:szCs w:val="21"/>
                <w:lang w:val="es-ES"/>
              </w:rPr>
              <w:tab/>
            </w:r>
            <w:r w:rsidR="00811AAF" w:rsidRPr="00811AAF">
              <w:rPr>
                <w:rStyle w:val="Hipervnculo"/>
                <w:noProof/>
                <w:sz w:val="21"/>
                <w:szCs w:val="21"/>
              </w:rPr>
              <w:t>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3B54790D" w14:textId="77777777" w:rsidR="00811AAF" w:rsidRPr="00811AAF" w:rsidRDefault="00F25491">
          <w:pPr>
            <w:pStyle w:val="TDC1"/>
            <w:tabs>
              <w:tab w:val="left" w:pos="660"/>
              <w:tab w:val="right" w:leader="dot" w:pos="8495"/>
            </w:tabs>
            <w:rPr>
              <w:noProof/>
              <w:sz w:val="21"/>
              <w:szCs w:val="21"/>
              <w:lang w:val="es-ES"/>
            </w:rPr>
          </w:pPr>
          <w:hyperlink w:anchor="_Toc513107727"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Lots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2B4C78F" w14:textId="77777777" w:rsidR="00811AAF" w:rsidRPr="00811AAF" w:rsidRDefault="00F25491">
          <w:pPr>
            <w:pStyle w:val="TDC2"/>
            <w:tabs>
              <w:tab w:val="left" w:pos="880"/>
              <w:tab w:val="right" w:leader="dot" w:pos="8495"/>
            </w:tabs>
            <w:rPr>
              <w:noProof/>
              <w:sz w:val="21"/>
              <w:szCs w:val="21"/>
              <w:lang w:val="es-ES"/>
            </w:rPr>
          </w:pPr>
          <w:hyperlink w:anchor="_Toc513107728" w:history="1">
            <w:r w:rsidR="00811AAF" w:rsidRPr="00811AAF">
              <w:rPr>
                <w:rStyle w:val="Hipervnculo"/>
                <w:noProof/>
                <w:sz w:val="21"/>
                <w:szCs w:val="21"/>
              </w:rPr>
              <w:t>12.1</w:t>
            </w:r>
            <w:r w:rsidR="00811AAF" w:rsidRPr="00811AAF">
              <w:rPr>
                <w:noProof/>
                <w:sz w:val="21"/>
                <w:szCs w:val="21"/>
                <w:lang w:val="es-ES"/>
              </w:rPr>
              <w:tab/>
            </w:r>
            <w:r w:rsidR="00811AAF" w:rsidRPr="00811AAF">
              <w:rPr>
                <w:rStyle w:val="Hipervnculo"/>
                <w:noProof/>
                <w:sz w:val="21"/>
                <w:szCs w:val="21"/>
              </w:rPr>
              <w:t>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5C5878A3" w14:textId="77777777" w:rsidR="00811AAF" w:rsidRPr="00811AAF" w:rsidRDefault="00F25491">
          <w:pPr>
            <w:pStyle w:val="TDC2"/>
            <w:tabs>
              <w:tab w:val="left" w:pos="880"/>
              <w:tab w:val="right" w:leader="dot" w:pos="8495"/>
            </w:tabs>
            <w:rPr>
              <w:noProof/>
              <w:sz w:val="21"/>
              <w:szCs w:val="21"/>
              <w:lang w:val="es-ES"/>
            </w:rPr>
          </w:pPr>
          <w:hyperlink w:anchor="_Toc513107729" w:history="1">
            <w:r w:rsidR="00811AAF" w:rsidRPr="00811AAF">
              <w:rPr>
                <w:rStyle w:val="Hipervnculo"/>
                <w:noProof/>
                <w:sz w:val="21"/>
                <w:szCs w:val="21"/>
              </w:rPr>
              <w:t>12.2</w:t>
            </w:r>
            <w:r w:rsidR="00811AAF" w:rsidRPr="00811AAF">
              <w:rPr>
                <w:noProof/>
                <w:sz w:val="21"/>
                <w:szCs w:val="21"/>
                <w:lang w:val="es-ES"/>
              </w:rPr>
              <w:tab/>
            </w:r>
            <w:r w:rsidR="00811AAF" w:rsidRPr="00811AAF">
              <w:rPr>
                <w:rStyle w:val="Hipervnculo"/>
                <w:noProof/>
                <w:sz w:val="21"/>
                <w:szCs w:val="21"/>
              </w:rPr>
              <w:t>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4918EE30" w14:textId="77777777" w:rsidR="00811AAF" w:rsidRPr="00811AAF" w:rsidRDefault="00F25491">
          <w:pPr>
            <w:pStyle w:val="TDC2"/>
            <w:tabs>
              <w:tab w:val="left" w:pos="880"/>
              <w:tab w:val="right" w:leader="dot" w:pos="8495"/>
            </w:tabs>
            <w:rPr>
              <w:noProof/>
              <w:sz w:val="21"/>
              <w:szCs w:val="21"/>
              <w:lang w:val="es-ES"/>
            </w:rPr>
          </w:pPr>
          <w:hyperlink w:anchor="_Toc513107730" w:history="1">
            <w:r w:rsidR="00811AAF" w:rsidRPr="00811AAF">
              <w:rPr>
                <w:rStyle w:val="Hipervnculo"/>
                <w:noProof/>
                <w:sz w:val="21"/>
                <w:szCs w:val="21"/>
              </w:rPr>
              <w:t>12.3</w:t>
            </w:r>
            <w:r w:rsidR="00811AAF" w:rsidRPr="00811AAF">
              <w:rPr>
                <w:noProof/>
                <w:sz w:val="21"/>
                <w:szCs w:val="21"/>
                <w:lang w:val="es-ES"/>
              </w:rPr>
              <w:tab/>
            </w:r>
            <w:r w:rsidR="00811AAF" w:rsidRPr="00811AAF">
              <w:rPr>
                <w:rStyle w:val="Hipervnculo"/>
                <w:noProof/>
                <w:sz w:val="21"/>
                <w:szCs w:val="21"/>
              </w:rPr>
              <w:t>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5C7693A2" w14:textId="77777777" w:rsidR="00811AAF" w:rsidRPr="00811AAF" w:rsidRDefault="00F25491">
          <w:pPr>
            <w:pStyle w:val="TDC3"/>
            <w:tabs>
              <w:tab w:val="left" w:pos="1320"/>
              <w:tab w:val="right" w:leader="dot" w:pos="8495"/>
            </w:tabs>
            <w:rPr>
              <w:noProof/>
              <w:sz w:val="21"/>
              <w:szCs w:val="21"/>
              <w:lang w:val="es-ES"/>
            </w:rPr>
          </w:pPr>
          <w:hyperlink w:anchor="_Toc513107731" w:history="1">
            <w:r w:rsidR="00811AAF" w:rsidRPr="00811AAF">
              <w:rPr>
                <w:rStyle w:val="Hipervnculo"/>
                <w:noProof/>
                <w:sz w:val="21"/>
                <w:szCs w:val="21"/>
              </w:rPr>
              <w:t>12.3.1</w:t>
            </w:r>
            <w:r w:rsidR="00811AAF" w:rsidRPr="00811AAF">
              <w:rPr>
                <w:noProof/>
                <w:sz w:val="21"/>
                <w:szCs w:val="21"/>
                <w:lang w:val="es-ES"/>
              </w:rPr>
              <w:tab/>
            </w:r>
            <w:r w:rsidR="00811AAF" w:rsidRPr="00811AAF">
              <w:rPr>
                <w:rStyle w:val="Hipervnculo"/>
                <w:noProof/>
                <w:sz w:val="21"/>
                <w:szCs w:val="21"/>
              </w:rPr>
              <w:t>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0A92C8" w14:textId="77777777" w:rsidR="00811AAF" w:rsidRPr="00811AAF" w:rsidRDefault="00F25491">
          <w:pPr>
            <w:pStyle w:val="TDC3"/>
            <w:tabs>
              <w:tab w:val="left" w:pos="1320"/>
              <w:tab w:val="right" w:leader="dot" w:pos="8495"/>
            </w:tabs>
            <w:rPr>
              <w:noProof/>
              <w:sz w:val="21"/>
              <w:szCs w:val="21"/>
              <w:lang w:val="es-ES"/>
            </w:rPr>
          </w:pPr>
          <w:hyperlink w:anchor="_Toc513107732" w:history="1">
            <w:r w:rsidR="00811AAF" w:rsidRPr="00811AAF">
              <w:rPr>
                <w:rStyle w:val="Hipervnculo"/>
                <w:noProof/>
                <w:sz w:val="21"/>
                <w:szCs w:val="21"/>
              </w:rPr>
              <w:t>12.3.2</w:t>
            </w:r>
            <w:r w:rsidR="00811AAF" w:rsidRPr="00811AAF">
              <w:rPr>
                <w:noProof/>
                <w:sz w:val="21"/>
                <w:szCs w:val="21"/>
                <w:lang w:val="es-ES"/>
              </w:rPr>
              <w:tab/>
            </w:r>
            <w:r w:rsidR="00811AAF" w:rsidRPr="00811AAF">
              <w:rPr>
                <w:rStyle w:val="Hipervnculo"/>
                <w:noProof/>
                <w:sz w:val="21"/>
                <w:szCs w:val="21"/>
              </w:rPr>
              <w:t>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ADCFD5" w14:textId="77777777" w:rsidR="00811AAF" w:rsidRPr="00811AAF" w:rsidRDefault="00F25491">
          <w:pPr>
            <w:pStyle w:val="TDC2"/>
            <w:tabs>
              <w:tab w:val="left" w:pos="880"/>
              <w:tab w:val="right" w:leader="dot" w:pos="8495"/>
            </w:tabs>
            <w:rPr>
              <w:noProof/>
              <w:sz w:val="21"/>
              <w:szCs w:val="21"/>
              <w:lang w:val="es-ES"/>
            </w:rPr>
          </w:pPr>
          <w:hyperlink w:anchor="_Toc513107733" w:history="1">
            <w:r w:rsidR="00811AAF" w:rsidRPr="00811AAF">
              <w:rPr>
                <w:rStyle w:val="Hipervnculo"/>
                <w:noProof/>
                <w:sz w:val="21"/>
                <w:szCs w:val="21"/>
              </w:rPr>
              <w:t>12.4</w:t>
            </w:r>
            <w:r w:rsidR="00811AAF" w:rsidRPr="00811AAF">
              <w:rPr>
                <w:noProof/>
                <w:sz w:val="21"/>
                <w:szCs w:val="21"/>
                <w:lang w:val="es-ES"/>
              </w:rPr>
              <w:tab/>
            </w:r>
            <w:r w:rsidR="00811AAF" w:rsidRPr="00811AAF">
              <w:rPr>
                <w:rStyle w:val="Hipervnculo"/>
                <w:noProof/>
                <w:sz w:val="21"/>
                <w:szCs w:val="21"/>
              </w:rPr>
              <w:t>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430AFBAA" w14:textId="77777777" w:rsidR="00811AAF" w:rsidRPr="00811AAF" w:rsidRDefault="00F25491">
          <w:pPr>
            <w:pStyle w:val="TDC1"/>
            <w:tabs>
              <w:tab w:val="left" w:pos="660"/>
              <w:tab w:val="right" w:leader="dot" w:pos="8495"/>
            </w:tabs>
            <w:rPr>
              <w:noProof/>
              <w:sz w:val="21"/>
              <w:szCs w:val="21"/>
              <w:lang w:val="es-ES"/>
            </w:rPr>
          </w:pPr>
          <w:hyperlink w:anchor="_Toc513107734"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Specific Lead Role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17658812" w14:textId="77777777" w:rsidR="00811AAF" w:rsidRPr="00811AAF" w:rsidRDefault="00F25491">
          <w:pPr>
            <w:pStyle w:val="TDC2"/>
            <w:tabs>
              <w:tab w:val="left" w:pos="880"/>
              <w:tab w:val="right" w:leader="dot" w:pos="8495"/>
            </w:tabs>
            <w:rPr>
              <w:noProof/>
              <w:sz w:val="21"/>
              <w:szCs w:val="21"/>
              <w:lang w:val="es-ES"/>
            </w:rPr>
          </w:pPr>
          <w:hyperlink w:anchor="_Toc513107735" w:history="1">
            <w:r w:rsidR="00811AAF" w:rsidRPr="00811AAF">
              <w:rPr>
                <w:rStyle w:val="Hipervnculo"/>
                <w:noProof/>
                <w:sz w:val="21"/>
                <w:szCs w:val="21"/>
              </w:rPr>
              <w:t>13.1</w:t>
            </w:r>
            <w:r w:rsidR="00811AAF" w:rsidRPr="00811AAF">
              <w:rPr>
                <w:noProof/>
                <w:sz w:val="21"/>
                <w:szCs w:val="21"/>
                <w:lang w:val="es-ES"/>
              </w:rPr>
              <w:tab/>
            </w:r>
            <w:r w:rsidR="00811AAF" w:rsidRPr="00811AAF">
              <w:rPr>
                <w:rStyle w:val="Hipervnculo"/>
                <w:noProof/>
                <w:sz w:val="21"/>
                <w:szCs w:val="21"/>
              </w:rPr>
              <w:t>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2D21CFD1" w14:textId="77777777" w:rsidR="00811AAF" w:rsidRPr="00811AAF" w:rsidRDefault="00F25491">
          <w:pPr>
            <w:pStyle w:val="TDC3"/>
            <w:tabs>
              <w:tab w:val="left" w:pos="1320"/>
              <w:tab w:val="right" w:leader="dot" w:pos="8495"/>
            </w:tabs>
            <w:rPr>
              <w:noProof/>
              <w:sz w:val="21"/>
              <w:szCs w:val="21"/>
              <w:lang w:val="es-ES"/>
            </w:rPr>
          </w:pPr>
          <w:hyperlink w:anchor="_Toc513107736" w:history="1">
            <w:r w:rsidR="00811AAF" w:rsidRPr="00811AAF">
              <w:rPr>
                <w:rStyle w:val="Hipervnculo"/>
                <w:noProof/>
                <w:sz w:val="21"/>
                <w:szCs w:val="21"/>
              </w:rPr>
              <w:t>13.1.1</w:t>
            </w:r>
            <w:r w:rsidR="00811AAF" w:rsidRPr="00811AAF">
              <w:rPr>
                <w:noProof/>
                <w:sz w:val="21"/>
                <w:szCs w:val="21"/>
                <w:lang w:val="es-ES"/>
              </w:rPr>
              <w:tab/>
            </w:r>
            <w:r w:rsidR="00811AAF" w:rsidRPr="00811AAF">
              <w:rPr>
                <w:rStyle w:val="Hipervnculo"/>
                <w:noProof/>
                <w:sz w:val="21"/>
                <w:szCs w:val="21"/>
              </w:rPr>
              <w:t>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052E3E06" w14:textId="77777777" w:rsidR="00811AAF" w:rsidRPr="00811AAF" w:rsidRDefault="00F25491">
          <w:pPr>
            <w:pStyle w:val="TDC3"/>
            <w:tabs>
              <w:tab w:val="left" w:pos="1320"/>
              <w:tab w:val="right" w:leader="dot" w:pos="8495"/>
            </w:tabs>
            <w:rPr>
              <w:noProof/>
              <w:sz w:val="21"/>
              <w:szCs w:val="21"/>
              <w:lang w:val="es-ES"/>
            </w:rPr>
          </w:pPr>
          <w:hyperlink w:anchor="_Toc513107737" w:history="1">
            <w:r w:rsidR="00811AAF" w:rsidRPr="00811AAF">
              <w:rPr>
                <w:rStyle w:val="Hipervnculo"/>
                <w:noProof/>
                <w:sz w:val="21"/>
                <w:szCs w:val="21"/>
              </w:rPr>
              <w:t>13.1.2</w:t>
            </w:r>
            <w:r w:rsidR="00811AAF" w:rsidRPr="00811AAF">
              <w:rPr>
                <w:noProof/>
                <w:sz w:val="21"/>
                <w:szCs w:val="21"/>
                <w:lang w:val="es-ES"/>
              </w:rPr>
              <w:tab/>
            </w:r>
            <w:r w:rsidR="00811AAF" w:rsidRPr="00811AAF">
              <w:rPr>
                <w:rStyle w:val="Hipervnculo"/>
                <w:noProof/>
                <w:sz w:val="21"/>
                <w:szCs w:val="21"/>
              </w:rPr>
              <w:t>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A0E2F64" w14:textId="77777777" w:rsidR="00811AAF" w:rsidRPr="00811AAF" w:rsidRDefault="00F25491">
          <w:pPr>
            <w:pStyle w:val="TDC3"/>
            <w:tabs>
              <w:tab w:val="left" w:pos="1320"/>
              <w:tab w:val="right" w:leader="dot" w:pos="8495"/>
            </w:tabs>
            <w:rPr>
              <w:noProof/>
              <w:sz w:val="21"/>
              <w:szCs w:val="21"/>
              <w:lang w:val="es-ES"/>
            </w:rPr>
          </w:pPr>
          <w:hyperlink w:anchor="_Toc513107738" w:history="1">
            <w:r w:rsidR="00811AAF" w:rsidRPr="00811AAF">
              <w:rPr>
                <w:rStyle w:val="Hipervnculo"/>
                <w:noProof/>
                <w:sz w:val="21"/>
                <w:szCs w:val="21"/>
              </w:rPr>
              <w:t>13.1.3</w:t>
            </w:r>
            <w:r w:rsidR="00811AAF" w:rsidRPr="00811AAF">
              <w:rPr>
                <w:noProof/>
                <w:sz w:val="21"/>
                <w:szCs w:val="21"/>
                <w:lang w:val="es-ES"/>
              </w:rPr>
              <w:tab/>
            </w:r>
            <w:r w:rsidR="00811AAF" w:rsidRPr="00811AAF">
              <w:rPr>
                <w:rStyle w:val="Hipervnculo"/>
                <w:noProof/>
                <w:sz w:val="21"/>
                <w:szCs w:val="21"/>
              </w:rPr>
              <w:t>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D3CE68B" w14:textId="77777777" w:rsidR="00811AAF" w:rsidRPr="00811AAF" w:rsidRDefault="00F25491">
          <w:pPr>
            <w:pStyle w:val="TDC1"/>
            <w:tabs>
              <w:tab w:val="left" w:pos="660"/>
              <w:tab w:val="right" w:leader="dot" w:pos="8495"/>
            </w:tabs>
            <w:rPr>
              <w:noProof/>
              <w:sz w:val="21"/>
              <w:szCs w:val="21"/>
              <w:lang w:val="es-ES"/>
            </w:rPr>
          </w:pPr>
          <w:hyperlink w:anchor="_Toc513107739"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Tendering Criterion General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54654CD2" w14:textId="77777777" w:rsidR="00811AAF" w:rsidRPr="00811AAF" w:rsidRDefault="00F25491">
          <w:pPr>
            <w:pStyle w:val="TDC2"/>
            <w:tabs>
              <w:tab w:val="left" w:pos="880"/>
              <w:tab w:val="right" w:leader="dot" w:pos="8495"/>
            </w:tabs>
            <w:rPr>
              <w:noProof/>
              <w:sz w:val="21"/>
              <w:szCs w:val="21"/>
              <w:lang w:val="es-ES"/>
            </w:rPr>
          </w:pPr>
          <w:hyperlink w:anchor="_Toc513107740" w:history="1">
            <w:r w:rsidR="00811AAF" w:rsidRPr="00811AAF">
              <w:rPr>
                <w:rStyle w:val="Hipervnculo"/>
                <w:noProof/>
                <w:sz w:val="21"/>
                <w:szCs w:val="21"/>
              </w:rPr>
              <w:t>14.1</w:t>
            </w:r>
            <w:r w:rsidR="00811AAF" w:rsidRPr="00811AAF">
              <w:rPr>
                <w:noProof/>
                <w:sz w:val="21"/>
                <w:szCs w:val="21"/>
                <w:lang w:val="es-ES"/>
              </w:rPr>
              <w:tab/>
            </w:r>
            <w:r w:rsidR="00811AAF" w:rsidRPr="00811AAF">
              <w:rPr>
                <w:rStyle w:val="Hipervnculo"/>
                <w:noProof/>
                <w:sz w:val="21"/>
                <w:szCs w:val="21"/>
              </w:rPr>
              <w:t>Level 1: Tendering Criterion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D40E489" w14:textId="77777777" w:rsidR="00811AAF" w:rsidRPr="00811AAF" w:rsidRDefault="00F25491">
          <w:pPr>
            <w:pStyle w:val="TDC2"/>
            <w:tabs>
              <w:tab w:val="left" w:pos="880"/>
              <w:tab w:val="right" w:leader="dot" w:pos="8495"/>
            </w:tabs>
            <w:rPr>
              <w:noProof/>
              <w:sz w:val="21"/>
              <w:szCs w:val="21"/>
              <w:lang w:val="es-ES"/>
            </w:rPr>
          </w:pPr>
          <w:hyperlink w:anchor="_Toc513107741" w:history="1">
            <w:r w:rsidR="00811AAF" w:rsidRPr="00811AAF">
              <w:rPr>
                <w:rStyle w:val="Hipervnculo"/>
                <w:noProof/>
                <w:sz w:val="21"/>
                <w:szCs w:val="21"/>
              </w:rPr>
              <w:t>14.2</w:t>
            </w:r>
            <w:r w:rsidR="00811AAF" w:rsidRPr="00811AAF">
              <w:rPr>
                <w:noProof/>
                <w:sz w:val="21"/>
                <w:szCs w:val="21"/>
                <w:lang w:val="es-ES"/>
              </w:rPr>
              <w:tab/>
            </w:r>
            <w:r w:rsidR="00811AAF" w:rsidRPr="00811AAF">
              <w:rPr>
                <w:rStyle w:val="Hipervnculo"/>
                <w:noProof/>
                <w:sz w:val="21"/>
                <w:szCs w:val="21"/>
              </w:rPr>
              <w:t>Level 2: Legislation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4D8C4A37" w14:textId="77777777" w:rsidR="00811AAF" w:rsidRPr="00811AAF" w:rsidRDefault="00F25491">
          <w:pPr>
            <w:pStyle w:val="TDC2"/>
            <w:tabs>
              <w:tab w:val="left" w:pos="880"/>
              <w:tab w:val="right" w:leader="dot" w:pos="8495"/>
            </w:tabs>
            <w:rPr>
              <w:noProof/>
              <w:sz w:val="21"/>
              <w:szCs w:val="21"/>
              <w:lang w:val="es-ES"/>
            </w:rPr>
          </w:pPr>
          <w:hyperlink w:anchor="_Toc513107742" w:history="1">
            <w:r w:rsidR="00811AAF" w:rsidRPr="00811AAF">
              <w:rPr>
                <w:rStyle w:val="Hipervnculo"/>
                <w:noProof/>
                <w:sz w:val="21"/>
                <w:szCs w:val="21"/>
              </w:rPr>
              <w:t>14.3</w:t>
            </w:r>
            <w:r w:rsidR="00811AAF" w:rsidRPr="00811AAF">
              <w:rPr>
                <w:noProof/>
                <w:sz w:val="21"/>
                <w:szCs w:val="21"/>
                <w:lang w:val="es-ES"/>
              </w:rPr>
              <w:tab/>
            </w:r>
            <w:r w:rsidR="00811AAF" w:rsidRPr="00811AAF">
              <w:rPr>
                <w:rStyle w:val="Hipervnculo"/>
                <w:noProof/>
                <w:sz w:val="21"/>
                <w:szCs w:val="21"/>
              </w:rPr>
              <w:t>Tendering Criterion Property Group</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1A07EFC8" w14:textId="77777777" w:rsidR="00811AAF" w:rsidRPr="00811AAF" w:rsidRDefault="00F25491">
          <w:pPr>
            <w:pStyle w:val="TDC2"/>
            <w:tabs>
              <w:tab w:val="left" w:pos="880"/>
              <w:tab w:val="right" w:leader="dot" w:pos="8495"/>
            </w:tabs>
            <w:rPr>
              <w:noProof/>
              <w:sz w:val="21"/>
              <w:szCs w:val="21"/>
              <w:lang w:val="es-ES"/>
            </w:rPr>
          </w:pPr>
          <w:hyperlink w:anchor="_Toc513107743" w:history="1">
            <w:r w:rsidR="00811AAF" w:rsidRPr="00811AAF">
              <w:rPr>
                <w:rStyle w:val="Hipervnculo"/>
                <w:noProof/>
                <w:sz w:val="21"/>
                <w:szCs w:val="21"/>
              </w:rPr>
              <w:t>14.4</w:t>
            </w:r>
            <w:r w:rsidR="00811AAF" w:rsidRPr="00811AAF">
              <w:rPr>
                <w:noProof/>
                <w:sz w:val="21"/>
                <w:szCs w:val="21"/>
                <w:lang w:val="es-ES"/>
              </w:rPr>
              <w:tab/>
            </w:r>
            <w:r w:rsidR="00811AAF" w:rsidRPr="00811AAF">
              <w:rPr>
                <w:rStyle w:val="Hipervnculo"/>
                <w:noProof/>
                <w:sz w:val="21"/>
                <w:szCs w:val="21"/>
              </w:rPr>
              <w:t>Tendering Criterion Property</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3D86904B" w14:textId="29D6C07F" w:rsidR="00811AAF" w:rsidRPr="00811AAF" w:rsidRDefault="00F25491">
          <w:pPr>
            <w:pStyle w:val="TDC1"/>
            <w:tabs>
              <w:tab w:val="left" w:pos="660"/>
              <w:tab w:val="right" w:leader="dot" w:pos="8495"/>
            </w:tabs>
            <w:rPr>
              <w:noProof/>
              <w:sz w:val="21"/>
              <w:szCs w:val="21"/>
              <w:lang w:val="es-ES"/>
            </w:rPr>
          </w:pPr>
          <w:hyperlink w:anchor="_Toc513107744" w:history="1">
            <w:r w:rsidR="00811AAF" w:rsidRPr="00811AAF">
              <w:rPr>
                <w:rStyle w:val="Hipervnculo"/>
                <w:noProof/>
                <w:sz w:val="21"/>
                <w:szCs w:val="21"/>
              </w:rPr>
              <w:t>15</w:t>
            </w:r>
            <w:r w:rsidR="00811AAF" w:rsidRPr="00811AAF">
              <w:rPr>
                <w:noProof/>
                <w:sz w:val="21"/>
                <w:szCs w:val="21"/>
                <w:lang w:val="es-ES"/>
              </w:rPr>
              <w:tab/>
            </w:r>
            <w:r w:rsidR="00811AAF" w:rsidRPr="00811AAF">
              <w:rPr>
                <w:rStyle w:val="Hipervnculo"/>
                <w:noProof/>
                <w:sz w:val="21"/>
                <w:szCs w:val="21"/>
              </w:rPr>
              <w:t xml:space="preserve">Tendering Criterion </w:t>
            </w:r>
            <w:r w:rsidR="00A57888">
              <w:rPr>
                <w:rStyle w:val="Hipervnculo"/>
                <w:noProof/>
                <w:sz w:val="21"/>
                <w:szCs w:val="21"/>
              </w:rPr>
              <w:t>Extended</w:t>
            </w:r>
            <w:r w:rsidR="00811AAF" w:rsidRPr="00811AAF">
              <w:rPr>
                <w:rStyle w:val="Hipervnculo"/>
                <w:noProof/>
                <w:sz w:val="21"/>
                <w:szCs w:val="21"/>
              </w:rPr>
              <w:t xml:space="preserv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6E5A4F68" w14:textId="77777777" w:rsidR="00811AAF" w:rsidRPr="00811AAF" w:rsidRDefault="00F25491">
          <w:pPr>
            <w:pStyle w:val="TDC1"/>
            <w:tabs>
              <w:tab w:val="left" w:pos="660"/>
              <w:tab w:val="right" w:leader="dot" w:pos="8495"/>
            </w:tabs>
            <w:rPr>
              <w:noProof/>
              <w:sz w:val="21"/>
              <w:szCs w:val="21"/>
              <w:lang w:val="es-ES"/>
            </w:rPr>
          </w:pPr>
          <w:hyperlink w:anchor="_Toc513107745" w:history="1">
            <w:r w:rsidR="00811AAF" w:rsidRPr="00811AAF">
              <w:rPr>
                <w:rStyle w:val="Hipervnculo"/>
                <w:noProof/>
                <w:sz w:val="21"/>
                <w:szCs w:val="21"/>
              </w:rPr>
              <w:t>16</w:t>
            </w:r>
            <w:r w:rsidR="00811AAF" w:rsidRPr="00811AAF">
              <w:rPr>
                <w:noProof/>
                <w:sz w:val="21"/>
                <w:szCs w:val="21"/>
                <w:lang w:val="es-ES"/>
              </w:rPr>
              <w:tab/>
            </w:r>
            <w:r w:rsidR="00811AAF" w:rsidRPr="00811AAF">
              <w:rPr>
                <w:rStyle w:val="Hipervnculo"/>
                <w:noProof/>
                <w:sz w:val="21"/>
                <w:szCs w:val="21"/>
              </w:rPr>
              <w:t>Tendering Criterion 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19A53189" w14:textId="77777777" w:rsidR="00811AAF" w:rsidRPr="00811AAF" w:rsidRDefault="00F25491">
          <w:pPr>
            <w:pStyle w:val="TDC2"/>
            <w:tabs>
              <w:tab w:val="left" w:pos="880"/>
              <w:tab w:val="right" w:leader="dot" w:pos="8495"/>
            </w:tabs>
            <w:rPr>
              <w:noProof/>
              <w:sz w:val="21"/>
              <w:szCs w:val="21"/>
              <w:lang w:val="es-ES"/>
            </w:rPr>
          </w:pPr>
          <w:hyperlink w:anchor="_Toc513107746" w:history="1">
            <w:r w:rsidR="00811AAF" w:rsidRPr="00811AAF">
              <w:rPr>
                <w:rStyle w:val="Hipervnculo"/>
                <w:noProof/>
                <w:sz w:val="21"/>
                <w:szCs w:val="21"/>
              </w:rPr>
              <w:t>16.1</w:t>
            </w:r>
            <w:r w:rsidR="00811AAF" w:rsidRPr="00811AAF">
              <w:rPr>
                <w:noProof/>
                <w:sz w:val="21"/>
                <w:szCs w:val="21"/>
                <w:lang w:val="es-ES"/>
              </w:rPr>
              <w:tab/>
            </w:r>
            <w:r w:rsidR="00811AAF" w:rsidRPr="00811AAF">
              <w:rPr>
                <w:rStyle w:val="Hipervnculo"/>
                <w:noProof/>
                <w:sz w:val="21"/>
                <w:szCs w:val="21"/>
              </w:rPr>
              <w:t>Level 1: Tendering Criterion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716A05D8" w14:textId="77777777" w:rsidR="00811AAF" w:rsidRPr="00811AAF" w:rsidRDefault="00F25491">
          <w:pPr>
            <w:pStyle w:val="TDC2"/>
            <w:tabs>
              <w:tab w:val="left" w:pos="880"/>
              <w:tab w:val="right" w:leader="dot" w:pos="8495"/>
            </w:tabs>
            <w:rPr>
              <w:noProof/>
              <w:sz w:val="21"/>
              <w:szCs w:val="21"/>
              <w:lang w:val="es-ES"/>
            </w:rPr>
          </w:pPr>
          <w:hyperlink w:anchor="_Toc513107747" w:history="1">
            <w:r w:rsidR="00811AAF" w:rsidRPr="00811AAF">
              <w:rPr>
                <w:rStyle w:val="Hipervnculo"/>
                <w:noProof/>
                <w:sz w:val="21"/>
                <w:szCs w:val="21"/>
              </w:rPr>
              <w:t>16.2</w:t>
            </w:r>
            <w:r w:rsidR="00811AAF" w:rsidRPr="00811AAF">
              <w:rPr>
                <w:noProof/>
                <w:sz w:val="21"/>
                <w:szCs w:val="21"/>
                <w:lang w:val="es-ES"/>
              </w:rPr>
              <w:tab/>
            </w:r>
            <w:r w:rsidR="00811AAF" w:rsidRPr="00811AAF">
              <w:rPr>
                <w:rStyle w:val="Hipervnculo"/>
                <w:noProof/>
                <w:sz w:val="21"/>
                <w:szCs w:val="21"/>
              </w:rPr>
              <w:t>Level 2: Response Value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0B6F2EB3" w14:textId="77777777" w:rsidR="00811AAF" w:rsidRPr="00811AAF" w:rsidRDefault="00F25491">
          <w:pPr>
            <w:pStyle w:val="TDC2"/>
            <w:tabs>
              <w:tab w:val="left" w:pos="880"/>
              <w:tab w:val="right" w:leader="dot" w:pos="8495"/>
            </w:tabs>
            <w:rPr>
              <w:noProof/>
              <w:sz w:val="21"/>
              <w:szCs w:val="21"/>
              <w:lang w:val="es-ES"/>
            </w:rPr>
          </w:pPr>
          <w:hyperlink w:anchor="_Toc513107748" w:history="1">
            <w:r w:rsidR="00811AAF" w:rsidRPr="00811AAF">
              <w:rPr>
                <w:rStyle w:val="Hipervnculo"/>
                <w:noProof/>
                <w:sz w:val="21"/>
                <w:szCs w:val="21"/>
              </w:rPr>
              <w:t>16.3</w:t>
            </w:r>
            <w:r w:rsidR="00811AAF" w:rsidRPr="00811AAF">
              <w:rPr>
                <w:noProof/>
                <w:sz w:val="21"/>
                <w:szCs w:val="21"/>
                <w:lang w:val="es-ES"/>
              </w:rPr>
              <w:tab/>
            </w:r>
            <w:r w:rsidR="00811AAF" w:rsidRPr="00811AAF">
              <w:rPr>
                <w:rStyle w:val="Hipervnculo"/>
                <w:noProof/>
                <w:sz w:val="21"/>
                <w:szCs w:val="21"/>
              </w:rPr>
              <w:t>Level 2: Evidence Supplied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435F4CFD" w14:textId="77777777" w:rsidR="00811AAF" w:rsidRPr="00811AAF" w:rsidRDefault="00F25491">
          <w:pPr>
            <w:pStyle w:val="TDC1"/>
            <w:tabs>
              <w:tab w:val="left" w:pos="660"/>
              <w:tab w:val="right" w:leader="dot" w:pos="8495"/>
            </w:tabs>
            <w:rPr>
              <w:noProof/>
              <w:sz w:val="21"/>
              <w:szCs w:val="21"/>
              <w:lang w:val="es-ES"/>
            </w:rPr>
          </w:pPr>
          <w:hyperlink w:anchor="_Toc513107749" w:history="1">
            <w:r w:rsidR="00811AAF" w:rsidRPr="00811AAF">
              <w:rPr>
                <w:rStyle w:val="Hipervnculo"/>
                <w:noProof/>
                <w:sz w:val="21"/>
                <w:szCs w:val="21"/>
              </w:rPr>
              <w:t>17</w:t>
            </w:r>
            <w:r w:rsidR="00811AAF" w:rsidRPr="00811AAF">
              <w:rPr>
                <w:noProof/>
                <w:sz w:val="21"/>
                <w:szCs w:val="21"/>
                <w:lang w:val="es-ES"/>
              </w:rPr>
              <w:tab/>
            </w:r>
            <w:r w:rsidR="00811AAF" w:rsidRPr="00811AAF">
              <w:rPr>
                <w:rStyle w:val="Hipervnculo"/>
                <w:noProof/>
                <w:sz w:val="21"/>
                <w:szCs w:val="21"/>
              </w:rPr>
              <w:t>Other Common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87</w:t>
            </w:r>
            <w:r w:rsidR="00811AAF" w:rsidRPr="00811AAF">
              <w:rPr>
                <w:noProof/>
                <w:webHidden/>
                <w:sz w:val="21"/>
                <w:szCs w:val="21"/>
              </w:rPr>
              <w:fldChar w:fldCharType="end"/>
            </w:r>
          </w:hyperlink>
        </w:p>
        <w:p w14:paraId="3A195616" w14:textId="77777777" w:rsidR="00811AAF" w:rsidRPr="00811AAF" w:rsidRDefault="00F25491">
          <w:pPr>
            <w:pStyle w:val="TDC1"/>
            <w:tabs>
              <w:tab w:val="left" w:pos="660"/>
              <w:tab w:val="right" w:leader="dot" w:pos="8495"/>
            </w:tabs>
            <w:rPr>
              <w:noProof/>
              <w:sz w:val="21"/>
              <w:szCs w:val="21"/>
              <w:lang w:val="es-ES"/>
            </w:rPr>
          </w:pPr>
          <w:hyperlink w:anchor="_Toc513107750" w:history="1">
            <w:r w:rsidR="00811AAF" w:rsidRPr="00811AAF">
              <w:rPr>
                <w:rStyle w:val="Hipervnculo"/>
                <w:noProof/>
                <w:sz w:val="21"/>
                <w:szCs w:val="21"/>
              </w:rPr>
              <w:t>18</w:t>
            </w:r>
            <w:r w:rsidR="00811AAF" w:rsidRPr="00811AAF">
              <w:rPr>
                <w:noProof/>
                <w:sz w:val="21"/>
                <w:szCs w:val="21"/>
                <w:lang w:val="es-ES"/>
              </w:rPr>
              <w:tab/>
            </w:r>
            <w:r w:rsidR="00811AAF" w:rsidRPr="00811AAF">
              <w:rPr>
                <w:rStyle w:val="Hipervnculo"/>
                <w:noProof/>
                <w:sz w:val="21"/>
                <w:szCs w:val="21"/>
              </w:rPr>
              <w:t>Annex I: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89</w:t>
            </w:r>
            <w:r w:rsidR="00811AAF" w:rsidRPr="00811AAF">
              <w:rPr>
                <w:noProof/>
                <w:webHidden/>
                <w:sz w:val="21"/>
                <w:szCs w:val="21"/>
              </w:rPr>
              <w:fldChar w:fldCharType="end"/>
            </w:r>
          </w:hyperlink>
        </w:p>
        <w:p w14:paraId="79084B1A" w14:textId="77777777" w:rsidR="00811AAF" w:rsidRDefault="00F25491">
          <w:pPr>
            <w:pStyle w:val="TDC1"/>
            <w:tabs>
              <w:tab w:val="left" w:pos="660"/>
              <w:tab w:val="right" w:leader="dot" w:pos="8495"/>
            </w:tabs>
            <w:rPr>
              <w:noProof/>
              <w:lang w:val="es-ES"/>
            </w:rPr>
          </w:pPr>
          <w:hyperlink w:anchor="_Toc513107751" w:history="1">
            <w:r w:rsidR="00811AAF" w:rsidRPr="00811AAF">
              <w:rPr>
                <w:rStyle w:val="Hipervnculo"/>
                <w:noProof/>
                <w:sz w:val="21"/>
                <w:szCs w:val="21"/>
              </w:rPr>
              <w:t>19</w:t>
            </w:r>
            <w:r w:rsidR="00811AAF" w:rsidRPr="00811AAF">
              <w:rPr>
                <w:noProof/>
                <w:sz w:val="21"/>
                <w:szCs w:val="21"/>
                <w:lang w:val="es-ES"/>
              </w:rPr>
              <w:tab/>
            </w:r>
            <w:r w:rsidR="00811AAF" w:rsidRPr="00811AAF">
              <w:rPr>
                <w:rStyle w:val="Hipervnculo"/>
                <w:noProof/>
                <w:sz w:val="21"/>
                <w:szCs w:val="21"/>
              </w:rPr>
              <w:t>Annex II: Compulsory XSD’s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91</w:t>
            </w:r>
            <w:r w:rsidR="00811AAF" w:rsidRPr="00811AAF">
              <w:rPr>
                <w:noProof/>
                <w:webHidden/>
                <w:sz w:val="21"/>
                <w:szCs w:val="21"/>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adeilustraciones"/>
        <w:tabs>
          <w:tab w:val="right" w:leader="dot" w:pos="8495"/>
        </w:tabs>
      </w:pPr>
    </w:p>
    <w:p w14:paraId="73D19FF5" w14:textId="77777777" w:rsidR="00811AAF" w:rsidRPr="00811AAF" w:rsidRDefault="00873284">
      <w:pPr>
        <w:pStyle w:val="Tabladeilustraciones"/>
        <w:tabs>
          <w:tab w:val="right" w:leader="dot" w:pos="8495"/>
        </w:tabs>
        <w:rPr>
          <w:noProof/>
          <w:sz w:val="21"/>
          <w:szCs w:val="21"/>
          <w:lang w:val="es-ES"/>
        </w:rPr>
      </w:pPr>
      <w:r w:rsidRPr="00811AAF">
        <w:rPr>
          <w:sz w:val="21"/>
          <w:szCs w:val="21"/>
        </w:rPr>
        <w:fldChar w:fldCharType="begin"/>
      </w:r>
      <w:r w:rsidRPr="00811AAF">
        <w:rPr>
          <w:sz w:val="21"/>
          <w:szCs w:val="21"/>
        </w:rPr>
        <w:instrText xml:space="preserve"> TOC \h \z \c "Table" </w:instrText>
      </w:r>
      <w:r w:rsidRPr="00811AAF">
        <w:rPr>
          <w:sz w:val="21"/>
          <w:szCs w:val="21"/>
        </w:rPr>
        <w:fldChar w:fldCharType="separate"/>
      </w:r>
      <w:hyperlink w:anchor="_Toc513107550" w:history="1">
        <w:r w:rsidR="00811AAF" w:rsidRPr="00811AAF">
          <w:rPr>
            <w:rStyle w:val="Hipervnculo"/>
            <w:noProof/>
            <w:sz w:val="21"/>
            <w:szCs w:val="21"/>
          </w:rPr>
          <w:t>Table 1: List of 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BF27749" w14:textId="77777777" w:rsidR="00811AAF" w:rsidRPr="00811AAF" w:rsidRDefault="00F25491">
      <w:pPr>
        <w:pStyle w:val="Tabladeilustraciones"/>
        <w:tabs>
          <w:tab w:val="right" w:leader="dot" w:pos="8495"/>
        </w:tabs>
        <w:rPr>
          <w:noProof/>
          <w:sz w:val="21"/>
          <w:szCs w:val="21"/>
          <w:lang w:val="es-ES"/>
        </w:rPr>
      </w:pPr>
      <w:hyperlink w:anchor="_Toc513107551" w:history="1">
        <w:r w:rsidR="00811AAF" w:rsidRPr="00811AAF">
          <w:rPr>
            <w:rStyle w:val="Hipervnculo"/>
            <w:noProof/>
            <w:sz w:val="21"/>
            <w:szCs w:val="21"/>
          </w:rPr>
          <w:t>Table 2: Test Case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2FD6F9F9" w14:textId="77777777" w:rsidR="00811AAF" w:rsidRPr="00811AAF" w:rsidRDefault="00F25491">
      <w:pPr>
        <w:pStyle w:val="Tabladeilustraciones"/>
        <w:tabs>
          <w:tab w:val="right" w:leader="dot" w:pos="8495"/>
        </w:tabs>
        <w:rPr>
          <w:noProof/>
          <w:sz w:val="21"/>
          <w:szCs w:val="21"/>
          <w:lang w:val="es-ES"/>
        </w:rPr>
      </w:pPr>
      <w:hyperlink w:anchor="_Toc513107552" w:history="1">
        <w:r w:rsidR="00811AAF" w:rsidRPr="00811AAF">
          <w:rPr>
            <w:rStyle w:val="Hipervnculo"/>
            <w:noProof/>
            <w:sz w:val="21"/>
            <w:szCs w:val="21"/>
          </w:rPr>
          <w:t>Table 3: Mapping rule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65407FC0" w14:textId="77777777" w:rsidR="00811AAF" w:rsidRPr="00811AAF" w:rsidRDefault="00F25491">
      <w:pPr>
        <w:pStyle w:val="Tabladeilustraciones"/>
        <w:tabs>
          <w:tab w:val="right" w:leader="dot" w:pos="8495"/>
        </w:tabs>
        <w:rPr>
          <w:noProof/>
          <w:sz w:val="21"/>
          <w:szCs w:val="21"/>
          <w:lang w:val="es-ES"/>
        </w:rPr>
      </w:pPr>
      <w:hyperlink w:anchor="_Toc513107553" w:history="1">
        <w:r w:rsidR="00811AAF" w:rsidRPr="00811AAF">
          <w:rPr>
            <w:rStyle w:val="Hipervnculo"/>
            <w:noProof/>
            <w:sz w:val="21"/>
            <w:szCs w:val="21"/>
          </w:rPr>
          <w:t>Table 4: ESPDRequest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7671CEB9" w14:textId="77777777" w:rsidR="00811AAF" w:rsidRPr="00811AAF" w:rsidRDefault="00F25491">
      <w:pPr>
        <w:pStyle w:val="Tabladeilustraciones"/>
        <w:tabs>
          <w:tab w:val="right" w:leader="dot" w:pos="8495"/>
        </w:tabs>
        <w:rPr>
          <w:noProof/>
          <w:sz w:val="21"/>
          <w:szCs w:val="21"/>
          <w:lang w:val="es-ES"/>
        </w:rPr>
      </w:pPr>
      <w:hyperlink w:anchor="_Toc513107554" w:history="1">
        <w:r w:rsidR="00811AAF" w:rsidRPr="00811AAF">
          <w:rPr>
            <w:rStyle w:val="Hipervnculo"/>
            <w:noProof/>
            <w:sz w:val="21"/>
            <w:szCs w:val="21"/>
          </w:rPr>
          <w:t>Table 5: Test Case 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07149795" w14:textId="77777777" w:rsidR="00811AAF" w:rsidRPr="00811AAF" w:rsidRDefault="00F25491">
      <w:pPr>
        <w:pStyle w:val="Tabladeilustraciones"/>
        <w:tabs>
          <w:tab w:val="right" w:leader="dot" w:pos="8495"/>
        </w:tabs>
        <w:rPr>
          <w:noProof/>
          <w:sz w:val="21"/>
          <w:szCs w:val="21"/>
          <w:lang w:val="es-ES"/>
        </w:rPr>
      </w:pPr>
      <w:hyperlink w:anchor="_Toc513107555" w:history="1">
        <w:r w:rsidR="00811AAF" w:rsidRPr="00811AAF">
          <w:rPr>
            <w:rStyle w:val="Hipervnculo"/>
            <w:noProof/>
            <w:sz w:val="21"/>
            <w:szCs w:val="21"/>
          </w:rPr>
          <w:t>Table 6: Test Case 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3C07D2B8" w14:textId="77777777" w:rsidR="00811AAF" w:rsidRPr="00811AAF" w:rsidRDefault="00F25491">
      <w:pPr>
        <w:pStyle w:val="Tabladeilustraciones"/>
        <w:tabs>
          <w:tab w:val="right" w:leader="dot" w:pos="8495"/>
        </w:tabs>
        <w:rPr>
          <w:noProof/>
          <w:sz w:val="21"/>
          <w:szCs w:val="21"/>
          <w:lang w:val="es-ES"/>
        </w:rPr>
      </w:pPr>
      <w:hyperlink w:anchor="_Toc513107556" w:history="1">
        <w:r w:rsidR="00811AAF" w:rsidRPr="00811AAF">
          <w:rPr>
            <w:rStyle w:val="Hipervnculo"/>
            <w:noProof/>
            <w:sz w:val="21"/>
            <w:szCs w:val="21"/>
          </w:rPr>
          <w:t>Table 7: Test Case 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132BC167" w14:textId="77777777" w:rsidR="00811AAF" w:rsidRPr="00811AAF" w:rsidRDefault="00F25491">
      <w:pPr>
        <w:pStyle w:val="Tabladeilustraciones"/>
        <w:tabs>
          <w:tab w:val="right" w:leader="dot" w:pos="8495"/>
        </w:tabs>
        <w:rPr>
          <w:noProof/>
          <w:sz w:val="21"/>
          <w:szCs w:val="21"/>
          <w:lang w:val="es-ES"/>
        </w:rPr>
      </w:pPr>
      <w:hyperlink w:anchor="_Toc513107557" w:history="1">
        <w:r w:rsidR="00811AAF" w:rsidRPr="00811AAF">
          <w:rPr>
            <w:rStyle w:val="Hipervnculo"/>
            <w:noProof/>
            <w:sz w:val="21"/>
            <w:szCs w:val="21"/>
          </w:rPr>
          <w:t>Table 8: Test Case 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10A736C1" w14:textId="77777777" w:rsidR="00811AAF" w:rsidRPr="00811AAF" w:rsidRDefault="00F25491">
      <w:pPr>
        <w:pStyle w:val="Tabladeilustraciones"/>
        <w:tabs>
          <w:tab w:val="right" w:leader="dot" w:pos="8495"/>
        </w:tabs>
        <w:rPr>
          <w:noProof/>
          <w:sz w:val="21"/>
          <w:szCs w:val="21"/>
          <w:lang w:val="es-ES"/>
        </w:rPr>
      </w:pPr>
      <w:hyperlink w:anchor="_Toc513107558" w:history="1">
        <w:r w:rsidR="00811AAF" w:rsidRPr="00811AAF">
          <w:rPr>
            <w:rStyle w:val="Hipervnculo"/>
            <w:noProof/>
            <w:sz w:val="21"/>
            <w:szCs w:val="21"/>
          </w:rPr>
          <w:t>Table 9: Test Case 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79EC55A3" w14:textId="77777777" w:rsidR="00811AAF" w:rsidRPr="00811AAF" w:rsidRDefault="00F25491">
      <w:pPr>
        <w:pStyle w:val="Tabladeilustraciones"/>
        <w:tabs>
          <w:tab w:val="right" w:leader="dot" w:pos="8495"/>
        </w:tabs>
        <w:rPr>
          <w:noProof/>
          <w:sz w:val="21"/>
          <w:szCs w:val="21"/>
          <w:lang w:val="es-ES"/>
        </w:rPr>
      </w:pPr>
      <w:hyperlink w:anchor="_Toc513107559" w:history="1">
        <w:r w:rsidR="00811AAF" w:rsidRPr="00811AAF">
          <w:rPr>
            <w:rStyle w:val="Hipervnculo"/>
            <w:noProof/>
            <w:sz w:val="21"/>
            <w:szCs w:val="21"/>
          </w:rPr>
          <w:t>Table 10: Test Case 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7A9E5203" w14:textId="77777777" w:rsidR="00811AAF" w:rsidRPr="00811AAF" w:rsidRDefault="00F25491">
      <w:pPr>
        <w:pStyle w:val="Tabladeilustraciones"/>
        <w:tabs>
          <w:tab w:val="right" w:leader="dot" w:pos="8495"/>
        </w:tabs>
        <w:rPr>
          <w:noProof/>
          <w:sz w:val="21"/>
          <w:szCs w:val="21"/>
          <w:lang w:val="es-ES"/>
        </w:rPr>
      </w:pPr>
      <w:hyperlink w:anchor="_Toc513107560" w:history="1">
        <w:r w:rsidR="00811AAF" w:rsidRPr="00811AAF">
          <w:rPr>
            <w:rStyle w:val="Hipervnculo"/>
            <w:noProof/>
            <w:sz w:val="21"/>
            <w:szCs w:val="21"/>
          </w:rPr>
          <w:t>Table 11: ESPDRequest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6BD2A69" w14:textId="77777777" w:rsidR="00811AAF" w:rsidRPr="00811AAF" w:rsidRDefault="00F25491">
      <w:pPr>
        <w:pStyle w:val="Tabladeilustraciones"/>
        <w:tabs>
          <w:tab w:val="right" w:leader="dot" w:pos="8495"/>
        </w:tabs>
        <w:rPr>
          <w:noProof/>
          <w:sz w:val="21"/>
          <w:szCs w:val="21"/>
          <w:lang w:val="es-ES"/>
        </w:rPr>
      </w:pPr>
      <w:hyperlink w:anchor="_Toc513107561" w:history="1">
        <w:r w:rsidR="00811AAF" w:rsidRPr="00811AAF">
          <w:rPr>
            <w:rStyle w:val="Hipervnculo"/>
            <w:noProof/>
            <w:sz w:val="21"/>
            <w:szCs w:val="21"/>
          </w:rPr>
          <w:t>Table 12: ESPDResponse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210D895" w14:textId="77777777" w:rsidR="00811AAF" w:rsidRPr="00811AAF" w:rsidRDefault="00F25491">
      <w:pPr>
        <w:pStyle w:val="Tabladeilustraciones"/>
        <w:tabs>
          <w:tab w:val="right" w:leader="dot" w:pos="8495"/>
        </w:tabs>
        <w:rPr>
          <w:noProof/>
          <w:sz w:val="21"/>
          <w:szCs w:val="21"/>
          <w:lang w:val="es-ES"/>
        </w:rPr>
      </w:pPr>
      <w:hyperlink w:anchor="_Toc513107562" w:history="1">
        <w:r w:rsidR="00811AAF" w:rsidRPr="00811AAF">
          <w:rPr>
            <w:rStyle w:val="Hipervnculo"/>
            <w:noProof/>
            <w:sz w:val="21"/>
            <w:szCs w:val="21"/>
          </w:rPr>
          <w:t>Table 13: Test Case 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1B51AF30" w14:textId="77777777" w:rsidR="00811AAF" w:rsidRPr="00811AAF" w:rsidRDefault="00F25491">
      <w:pPr>
        <w:pStyle w:val="Tabladeilustraciones"/>
        <w:tabs>
          <w:tab w:val="right" w:leader="dot" w:pos="8495"/>
        </w:tabs>
        <w:rPr>
          <w:noProof/>
          <w:sz w:val="21"/>
          <w:szCs w:val="21"/>
          <w:lang w:val="es-ES"/>
        </w:rPr>
      </w:pPr>
      <w:hyperlink w:anchor="_Toc513107563" w:history="1">
        <w:r w:rsidR="00811AAF" w:rsidRPr="00811AAF">
          <w:rPr>
            <w:rStyle w:val="Hipervnculo"/>
            <w:noProof/>
            <w:sz w:val="21"/>
            <w:szCs w:val="21"/>
          </w:rPr>
          <w:t>Table 14: Test Case 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27BA7CDC" w14:textId="77777777" w:rsidR="00811AAF" w:rsidRPr="00811AAF" w:rsidRDefault="00F25491">
      <w:pPr>
        <w:pStyle w:val="Tabladeilustraciones"/>
        <w:tabs>
          <w:tab w:val="right" w:leader="dot" w:pos="8495"/>
        </w:tabs>
        <w:rPr>
          <w:noProof/>
          <w:sz w:val="21"/>
          <w:szCs w:val="21"/>
          <w:lang w:val="es-ES"/>
        </w:rPr>
      </w:pPr>
      <w:hyperlink w:anchor="_Toc513107564" w:history="1">
        <w:r w:rsidR="00811AAF" w:rsidRPr="00811AAF">
          <w:rPr>
            <w:rStyle w:val="Hipervnculo"/>
            <w:noProof/>
            <w:sz w:val="21"/>
            <w:szCs w:val="21"/>
          </w:rPr>
          <w:t>Table 15: Test Case 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854D525" w14:textId="77777777" w:rsidR="00811AAF" w:rsidRPr="00811AAF" w:rsidRDefault="00F25491">
      <w:pPr>
        <w:pStyle w:val="Tabladeilustraciones"/>
        <w:tabs>
          <w:tab w:val="right" w:leader="dot" w:pos="8495"/>
        </w:tabs>
        <w:rPr>
          <w:noProof/>
          <w:sz w:val="21"/>
          <w:szCs w:val="21"/>
          <w:lang w:val="es-ES"/>
        </w:rPr>
      </w:pPr>
      <w:hyperlink w:anchor="_Toc513107565" w:history="1">
        <w:r w:rsidR="00811AAF" w:rsidRPr="00811AAF">
          <w:rPr>
            <w:rStyle w:val="Hipervnculo"/>
            <w:noProof/>
            <w:sz w:val="21"/>
            <w:szCs w:val="21"/>
          </w:rPr>
          <w:t>Table 16: Test Case 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2981C263" w14:textId="77777777" w:rsidR="00811AAF" w:rsidRPr="00811AAF" w:rsidRDefault="00F25491">
      <w:pPr>
        <w:pStyle w:val="Tabladeilustraciones"/>
        <w:tabs>
          <w:tab w:val="right" w:leader="dot" w:pos="8495"/>
        </w:tabs>
        <w:rPr>
          <w:noProof/>
          <w:sz w:val="21"/>
          <w:szCs w:val="21"/>
          <w:lang w:val="es-ES"/>
        </w:rPr>
      </w:pPr>
      <w:hyperlink w:anchor="_Toc513107566" w:history="1">
        <w:r w:rsidR="00811AAF" w:rsidRPr="00811AAF">
          <w:rPr>
            <w:rStyle w:val="Hipervnculo"/>
            <w:noProof/>
            <w:sz w:val="21"/>
            <w:szCs w:val="21"/>
          </w:rPr>
          <w:t>Table 17: Test Case 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20B108D" w14:textId="77777777" w:rsidR="00811AAF" w:rsidRPr="00811AAF" w:rsidRDefault="00F25491">
      <w:pPr>
        <w:pStyle w:val="Tabladeilustraciones"/>
        <w:tabs>
          <w:tab w:val="right" w:leader="dot" w:pos="8495"/>
        </w:tabs>
        <w:rPr>
          <w:noProof/>
          <w:sz w:val="21"/>
          <w:szCs w:val="21"/>
          <w:lang w:val="es-ES"/>
        </w:rPr>
      </w:pPr>
      <w:hyperlink w:anchor="_Toc513107567" w:history="1">
        <w:r w:rsidR="00811AAF" w:rsidRPr="00811AAF">
          <w:rPr>
            <w:rStyle w:val="Hipervnculo"/>
            <w:noProof/>
            <w:sz w:val="21"/>
            <w:szCs w:val="21"/>
          </w:rPr>
          <w:t>Table 18: Test Case 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2D86E118" w14:textId="77777777" w:rsidR="00811AAF" w:rsidRPr="00811AAF" w:rsidRDefault="00F25491">
      <w:pPr>
        <w:pStyle w:val="Tabladeilustraciones"/>
        <w:tabs>
          <w:tab w:val="right" w:leader="dot" w:pos="8495"/>
        </w:tabs>
        <w:rPr>
          <w:noProof/>
          <w:sz w:val="21"/>
          <w:szCs w:val="21"/>
          <w:lang w:val="es-ES"/>
        </w:rPr>
      </w:pPr>
      <w:hyperlink w:anchor="_Toc513107568" w:history="1">
        <w:r w:rsidR="00811AAF" w:rsidRPr="00811AAF">
          <w:rPr>
            <w:rStyle w:val="Hipervnculo"/>
            <w:noProof/>
            <w:sz w:val="21"/>
            <w:szCs w:val="21"/>
          </w:rPr>
          <w:t>Table 19: Test Case 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2A76108A" w14:textId="77777777" w:rsidR="00811AAF" w:rsidRPr="00811AAF" w:rsidRDefault="00F25491">
      <w:pPr>
        <w:pStyle w:val="Tabladeilustraciones"/>
        <w:tabs>
          <w:tab w:val="right" w:leader="dot" w:pos="8495"/>
        </w:tabs>
        <w:rPr>
          <w:noProof/>
          <w:sz w:val="21"/>
          <w:szCs w:val="21"/>
          <w:lang w:val="es-ES"/>
        </w:rPr>
      </w:pPr>
      <w:hyperlink w:anchor="_Toc513107569" w:history="1">
        <w:r w:rsidR="00811AAF" w:rsidRPr="00811AAF">
          <w:rPr>
            <w:rStyle w:val="Hipervnculo"/>
            <w:noProof/>
            <w:sz w:val="21"/>
            <w:szCs w:val="21"/>
          </w:rPr>
          <w:t>Table 20: Test Case 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0E65482A" w14:textId="77777777" w:rsidR="00811AAF" w:rsidRPr="00811AAF" w:rsidRDefault="00F25491">
      <w:pPr>
        <w:pStyle w:val="Tabladeilustraciones"/>
        <w:tabs>
          <w:tab w:val="right" w:leader="dot" w:pos="8495"/>
        </w:tabs>
        <w:rPr>
          <w:noProof/>
          <w:sz w:val="21"/>
          <w:szCs w:val="21"/>
          <w:lang w:val="es-ES"/>
        </w:rPr>
      </w:pPr>
      <w:hyperlink w:anchor="_Toc513107570" w:history="1">
        <w:r w:rsidR="00811AAF" w:rsidRPr="00811AAF">
          <w:rPr>
            <w:rStyle w:val="Hipervnculo"/>
            <w:noProof/>
            <w:sz w:val="21"/>
            <w:szCs w:val="21"/>
          </w:rPr>
          <w:t>Table 21: Test Case 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5E8E386A" w14:textId="77777777" w:rsidR="00811AAF" w:rsidRPr="00811AAF" w:rsidRDefault="00F25491">
      <w:pPr>
        <w:pStyle w:val="Tabladeilustraciones"/>
        <w:tabs>
          <w:tab w:val="right" w:leader="dot" w:pos="8495"/>
        </w:tabs>
        <w:rPr>
          <w:noProof/>
          <w:sz w:val="21"/>
          <w:szCs w:val="21"/>
          <w:lang w:val="es-ES"/>
        </w:rPr>
      </w:pPr>
      <w:hyperlink w:anchor="_Toc513107571" w:history="1">
        <w:r w:rsidR="00811AAF" w:rsidRPr="00811AAF">
          <w:rPr>
            <w:rStyle w:val="Hipervnculo"/>
            <w:noProof/>
            <w:sz w:val="21"/>
            <w:szCs w:val="21"/>
          </w:rPr>
          <w:t>Table 22: Test Case 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11172D73" w14:textId="77777777" w:rsidR="00811AAF" w:rsidRPr="00811AAF" w:rsidRDefault="00F25491">
      <w:pPr>
        <w:pStyle w:val="Tabladeilustraciones"/>
        <w:tabs>
          <w:tab w:val="right" w:leader="dot" w:pos="8495"/>
        </w:tabs>
        <w:rPr>
          <w:noProof/>
          <w:sz w:val="21"/>
          <w:szCs w:val="21"/>
          <w:lang w:val="es-ES"/>
        </w:rPr>
      </w:pPr>
      <w:hyperlink w:anchor="_Toc513107572" w:history="1">
        <w:r w:rsidR="00811AAF" w:rsidRPr="00811AAF">
          <w:rPr>
            <w:rStyle w:val="Hipervnculo"/>
            <w:noProof/>
            <w:sz w:val="21"/>
            <w:szCs w:val="21"/>
          </w:rPr>
          <w:t>Table 23: Test Case 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413760AE" w14:textId="77777777" w:rsidR="00811AAF" w:rsidRPr="00811AAF" w:rsidRDefault="00F25491">
      <w:pPr>
        <w:pStyle w:val="Tabladeilustraciones"/>
        <w:tabs>
          <w:tab w:val="right" w:leader="dot" w:pos="8495"/>
        </w:tabs>
        <w:rPr>
          <w:noProof/>
          <w:sz w:val="21"/>
          <w:szCs w:val="21"/>
          <w:lang w:val="es-ES"/>
        </w:rPr>
      </w:pPr>
      <w:hyperlink w:anchor="_Toc513107573" w:history="1">
        <w:r w:rsidR="00811AAF" w:rsidRPr="00811AAF">
          <w:rPr>
            <w:rStyle w:val="Hipervnculo"/>
            <w:noProof/>
            <w:sz w:val="21"/>
            <w:szCs w:val="21"/>
          </w:rPr>
          <w:t>Table 24: Test Case 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0484CD21" w14:textId="77777777" w:rsidR="00811AAF" w:rsidRPr="00811AAF" w:rsidRDefault="00F25491">
      <w:pPr>
        <w:pStyle w:val="Tabladeilustraciones"/>
        <w:tabs>
          <w:tab w:val="right" w:leader="dot" w:pos="8495"/>
        </w:tabs>
        <w:rPr>
          <w:noProof/>
          <w:sz w:val="21"/>
          <w:szCs w:val="21"/>
          <w:lang w:val="es-ES"/>
        </w:rPr>
      </w:pPr>
      <w:hyperlink w:anchor="_Toc513107574" w:history="1">
        <w:r w:rsidR="00811AAF" w:rsidRPr="00811AAF">
          <w:rPr>
            <w:rStyle w:val="Hipervnculo"/>
            <w:noProof/>
            <w:sz w:val="21"/>
            <w:szCs w:val="21"/>
          </w:rPr>
          <w:t>Table 25: Test Case 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5BE1D43" w14:textId="77777777" w:rsidR="00811AAF" w:rsidRPr="00811AAF" w:rsidRDefault="00F25491">
      <w:pPr>
        <w:pStyle w:val="Tabladeilustraciones"/>
        <w:tabs>
          <w:tab w:val="right" w:leader="dot" w:pos="8495"/>
        </w:tabs>
        <w:rPr>
          <w:noProof/>
          <w:sz w:val="21"/>
          <w:szCs w:val="21"/>
          <w:lang w:val="es-ES"/>
        </w:rPr>
      </w:pPr>
      <w:hyperlink w:anchor="_Toc513107575" w:history="1">
        <w:r w:rsidR="00811AAF" w:rsidRPr="00811AAF">
          <w:rPr>
            <w:rStyle w:val="Hipervnculo"/>
            <w:noProof/>
            <w:sz w:val="21"/>
            <w:szCs w:val="21"/>
          </w:rPr>
          <w:t>Table 26: Test Case 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19758EF9" w14:textId="77777777" w:rsidR="00811AAF" w:rsidRPr="00811AAF" w:rsidRDefault="00F25491">
      <w:pPr>
        <w:pStyle w:val="Tabladeilustraciones"/>
        <w:tabs>
          <w:tab w:val="right" w:leader="dot" w:pos="8495"/>
        </w:tabs>
        <w:rPr>
          <w:noProof/>
          <w:sz w:val="21"/>
          <w:szCs w:val="21"/>
          <w:lang w:val="es-ES"/>
        </w:rPr>
      </w:pPr>
      <w:hyperlink w:anchor="_Toc513107576" w:history="1">
        <w:r w:rsidR="00811AAF" w:rsidRPr="00811AAF">
          <w:rPr>
            <w:rStyle w:val="Hipervnculo"/>
            <w:noProof/>
            <w:sz w:val="21"/>
            <w:szCs w:val="21"/>
          </w:rPr>
          <w:t>Table 27: Test Case 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4DFAB535" w14:textId="77777777" w:rsidR="00811AAF" w:rsidRPr="00811AAF" w:rsidRDefault="00F25491">
      <w:pPr>
        <w:pStyle w:val="Tabladeilustraciones"/>
        <w:tabs>
          <w:tab w:val="right" w:leader="dot" w:pos="8495"/>
        </w:tabs>
        <w:rPr>
          <w:noProof/>
          <w:sz w:val="21"/>
          <w:szCs w:val="21"/>
          <w:lang w:val="es-ES"/>
        </w:rPr>
      </w:pPr>
      <w:hyperlink w:anchor="_Toc513107577" w:history="1">
        <w:r w:rsidR="00811AAF" w:rsidRPr="00811AAF">
          <w:rPr>
            <w:rStyle w:val="Hipervnculo"/>
            <w:noProof/>
            <w:sz w:val="21"/>
            <w:szCs w:val="21"/>
          </w:rPr>
          <w:t>Table 28: Test Case 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2606886C" w14:textId="77777777" w:rsidR="00811AAF" w:rsidRPr="00811AAF" w:rsidRDefault="00F25491">
      <w:pPr>
        <w:pStyle w:val="Tabladeilustraciones"/>
        <w:tabs>
          <w:tab w:val="right" w:leader="dot" w:pos="8495"/>
        </w:tabs>
        <w:rPr>
          <w:noProof/>
          <w:sz w:val="21"/>
          <w:szCs w:val="21"/>
          <w:lang w:val="es-ES"/>
        </w:rPr>
      </w:pPr>
      <w:hyperlink w:anchor="_Toc513107578" w:history="1">
        <w:r w:rsidR="00811AAF" w:rsidRPr="00811AAF">
          <w:rPr>
            <w:rStyle w:val="Hipervnculo"/>
            <w:noProof/>
            <w:sz w:val="21"/>
            <w:szCs w:val="21"/>
          </w:rPr>
          <w:t>Table 29: Test Case 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63AC6CBA" w14:textId="77777777" w:rsidR="00811AAF" w:rsidRPr="00811AAF" w:rsidRDefault="00F25491">
      <w:pPr>
        <w:pStyle w:val="Tabladeilustraciones"/>
        <w:tabs>
          <w:tab w:val="right" w:leader="dot" w:pos="8495"/>
        </w:tabs>
        <w:rPr>
          <w:noProof/>
          <w:sz w:val="21"/>
          <w:szCs w:val="21"/>
          <w:lang w:val="es-ES"/>
        </w:rPr>
      </w:pPr>
      <w:hyperlink w:anchor="_Toc513107579" w:history="1">
        <w:r w:rsidR="00811AAF" w:rsidRPr="00811AAF">
          <w:rPr>
            <w:rStyle w:val="Hipervnculo"/>
            <w:noProof/>
            <w:sz w:val="21"/>
            <w:szCs w:val="21"/>
          </w:rPr>
          <w:t>Table 30: Test Case 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68D3FF13" w14:textId="77777777" w:rsidR="00811AAF" w:rsidRPr="00811AAF" w:rsidRDefault="00F25491">
      <w:pPr>
        <w:pStyle w:val="Tabladeilustraciones"/>
        <w:tabs>
          <w:tab w:val="right" w:leader="dot" w:pos="8495"/>
        </w:tabs>
        <w:rPr>
          <w:noProof/>
          <w:sz w:val="21"/>
          <w:szCs w:val="21"/>
          <w:lang w:val="es-ES"/>
        </w:rPr>
      </w:pPr>
      <w:hyperlink w:anchor="_Toc513107580" w:history="1">
        <w:r w:rsidR="00811AAF" w:rsidRPr="00811AAF">
          <w:rPr>
            <w:rStyle w:val="Hipervnculo"/>
            <w:noProof/>
            <w:sz w:val="21"/>
            <w:szCs w:val="21"/>
          </w:rPr>
          <w:t>Table 31: Test Case 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27ED5E23" w14:textId="77777777" w:rsidR="00811AAF" w:rsidRPr="00811AAF" w:rsidRDefault="00F25491">
      <w:pPr>
        <w:pStyle w:val="Tabladeilustraciones"/>
        <w:tabs>
          <w:tab w:val="right" w:leader="dot" w:pos="8495"/>
        </w:tabs>
        <w:rPr>
          <w:noProof/>
          <w:sz w:val="21"/>
          <w:szCs w:val="21"/>
          <w:lang w:val="es-ES"/>
        </w:rPr>
      </w:pPr>
      <w:hyperlink w:anchor="_Toc513107581" w:history="1">
        <w:r w:rsidR="00811AAF" w:rsidRPr="00811AAF">
          <w:rPr>
            <w:rStyle w:val="Hipervnculo"/>
            <w:noProof/>
            <w:sz w:val="21"/>
            <w:szCs w:val="21"/>
          </w:rPr>
          <w:t>Table 32: Test Case 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58411D36" w14:textId="77777777" w:rsidR="00811AAF" w:rsidRPr="00811AAF" w:rsidRDefault="00F25491">
      <w:pPr>
        <w:pStyle w:val="Tabladeilustraciones"/>
        <w:tabs>
          <w:tab w:val="right" w:leader="dot" w:pos="8495"/>
        </w:tabs>
        <w:rPr>
          <w:noProof/>
          <w:sz w:val="21"/>
          <w:szCs w:val="21"/>
          <w:lang w:val="es-ES"/>
        </w:rPr>
      </w:pPr>
      <w:hyperlink w:anchor="_Toc513107582" w:history="1">
        <w:r w:rsidR="00811AAF" w:rsidRPr="00811AAF">
          <w:rPr>
            <w:rStyle w:val="Hipervnculo"/>
            <w:noProof/>
            <w:sz w:val="21"/>
            <w:szCs w:val="21"/>
          </w:rPr>
          <w:t>Table 33: Test Case 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550A78CF" w14:textId="77777777" w:rsidR="00811AAF" w:rsidRPr="00811AAF" w:rsidRDefault="00F25491">
      <w:pPr>
        <w:pStyle w:val="Tabladeilustraciones"/>
        <w:tabs>
          <w:tab w:val="right" w:leader="dot" w:pos="8495"/>
        </w:tabs>
        <w:rPr>
          <w:noProof/>
          <w:sz w:val="21"/>
          <w:szCs w:val="21"/>
          <w:lang w:val="es-ES"/>
        </w:rPr>
      </w:pPr>
      <w:hyperlink w:anchor="_Toc513107583" w:history="1">
        <w:r w:rsidR="00811AAF" w:rsidRPr="00811AAF">
          <w:rPr>
            <w:rStyle w:val="Hipervnculo"/>
            <w:noProof/>
            <w:sz w:val="21"/>
            <w:szCs w:val="21"/>
          </w:rPr>
          <w:t>Table 34: Test Case 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0DC96F06" w14:textId="77777777" w:rsidR="00811AAF" w:rsidRPr="00811AAF" w:rsidRDefault="00F25491">
      <w:pPr>
        <w:pStyle w:val="Tabladeilustraciones"/>
        <w:tabs>
          <w:tab w:val="right" w:leader="dot" w:pos="8495"/>
        </w:tabs>
        <w:rPr>
          <w:noProof/>
          <w:sz w:val="21"/>
          <w:szCs w:val="21"/>
          <w:lang w:val="es-ES"/>
        </w:rPr>
      </w:pPr>
      <w:hyperlink w:anchor="_Toc513107584" w:history="1">
        <w:r w:rsidR="00811AAF" w:rsidRPr="00811AAF">
          <w:rPr>
            <w:rStyle w:val="Hipervnculo"/>
            <w:noProof/>
            <w:sz w:val="21"/>
            <w:szCs w:val="21"/>
          </w:rPr>
          <w:t>Table 35: Test Case 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03B4FA26" w14:textId="77777777" w:rsidR="00811AAF" w:rsidRPr="00811AAF" w:rsidRDefault="00F25491">
      <w:pPr>
        <w:pStyle w:val="Tabladeilustraciones"/>
        <w:tabs>
          <w:tab w:val="right" w:leader="dot" w:pos="8495"/>
        </w:tabs>
        <w:rPr>
          <w:noProof/>
          <w:sz w:val="21"/>
          <w:szCs w:val="21"/>
          <w:lang w:val="es-ES"/>
        </w:rPr>
      </w:pPr>
      <w:hyperlink w:anchor="_Toc513107585" w:history="1">
        <w:r w:rsidR="00811AAF" w:rsidRPr="00811AAF">
          <w:rPr>
            <w:rStyle w:val="Hipervnculo"/>
            <w:noProof/>
            <w:sz w:val="21"/>
            <w:szCs w:val="21"/>
          </w:rPr>
          <w:t>Table 36: Test Case 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50ED236C" w14:textId="77777777" w:rsidR="00811AAF" w:rsidRPr="00811AAF" w:rsidRDefault="00F25491">
      <w:pPr>
        <w:pStyle w:val="Tabladeilustraciones"/>
        <w:tabs>
          <w:tab w:val="right" w:leader="dot" w:pos="8495"/>
        </w:tabs>
        <w:rPr>
          <w:noProof/>
          <w:sz w:val="21"/>
          <w:szCs w:val="21"/>
          <w:lang w:val="es-ES"/>
        </w:rPr>
      </w:pPr>
      <w:hyperlink w:anchor="_Toc513107586" w:history="1">
        <w:r w:rsidR="00811AAF" w:rsidRPr="00811AAF">
          <w:rPr>
            <w:rStyle w:val="Hipervnculo"/>
            <w:noProof/>
            <w:sz w:val="21"/>
            <w:szCs w:val="21"/>
          </w:rPr>
          <w:t>Table 37: Test Case 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3474D91A" w14:textId="77777777" w:rsidR="00811AAF" w:rsidRPr="00811AAF" w:rsidRDefault="00F25491">
      <w:pPr>
        <w:pStyle w:val="Tabladeilustraciones"/>
        <w:tabs>
          <w:tab w:val="right" w:leader="dot" w:pos="8495"/>
        </w:tabs>
        <w:rPr>
          <w:noProof/>
          <w:sz w:val="21"/>
          <w:szCs w:val="21"/>
          <w:lang w:val="es-ES"/>
        </w:rPr>
      </w:pPr>
      <w:hyperlink w:anchor="_Toc513107587" w:history="1">
        <w:r w:rsidR="00811AAF" w:rsidRPr="00811AAF">
          <w:rPr>
            <w:rStyle w:val="Hipervnculo"/>
            <w:noProof/>
            <w:sz w:val="21"/>
            <w:szCs w:val="21"/>
          </w:rPr>
          <w:t>Table 38: Test Case 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01B97F62" w14:textId="77777777" w:rsidR="00811AAF" w:rsidRPr="00811AAF" w:rsidRDefault="00F25491">
      <w:pPr>
        <w:pStyle w:val="Tabladeilustraciones"/>
        <w:tabs>
          <w:tab w:val="right" w:leader="dot" w:pos="8495"/>
        </w:tabs>
        <w:rPr>
          <w:noProof/>
          <w:sz w:val="21"/>
          <w:szCs w:val="21"/>
          <w:lang w:val="es-ES"/>
        </w:rPr>
      </w:pPr>
      <w:hyperlink w:anchor="_Toc513107588" w:history="1">
        <w:r w:rsidR="00811AAF" w:rsidRPr="00811AAF">
          <w:rPr>
            <w:rStyle w:val="Hipervnculo"/>
            <w:noProof/>
            <w:sz w:val="21"/>
            <w:szCs w:val="21"/>
          </w:rPr>
          <w:t>Table 39: Test Case 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44588A46" w14:textId="77777777" w:rsidR="00811AAF" w:rsidRPr="00811AAF" w:rsidRDefault="00F25491">
      <w:pPr>
        <w:pStyle w:val="Tabladeilustraciones"/>
        <w:tabs>
          <w:tab w:val="right" w:leader="dot" w:pos="8495"/>
        </w:tabs>
        <w:rPr>
          <w:noProof/>
          <w:sz w:val="21"/>
          <w:szCs w:val="21"/>
          <w:lang w:val="es-ES"/>
        </w:rPr>
      </w:pPr>
      <w:hyperlink w:anchor="_Toc513107589" w:history="1">
        <w:r w:rsidR="00811AAF" w:rsidRPr="00811AAF">
          <w:rPr>
            <w:rStyle w:val="Hipervnculo"/>
            <w:noProof/>
            <w:sz w:val="21"/>
            <w:szCs w:val="21"/>
          </w:rPr>
          <w:t>Table 40: Test Case 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3BD77B3" w14:textId="77777777" w:rsidR="00811AAF" w:rsidRPr="00811AAF" w:rsidRDefault="00F25491">
      <w:pPr>
        <w:pStyle w:val="Tabladeilustraciones"/>
        <w:tabs>
          <w:tab w:val="right" w:leader="dot" w:pos="8495"/>
        </w:tabs>
        <w:rPr>
          <w:noProof/>
          <w:sz w:val="21"/>
          <w:szCs w:val="21"/>
          <w:lang w:val="es-ES"/>
        </w:rPr>
      </w:pPr>
      <w:hyperlink w:anchor="_Toc513107590" w:history="1">
        <w:r w:rsidR="00811AAF" w:rsidRPr="00811AAF">
          <w:rPr>
            <w:rStyle w:val="Hipervnculo"/>
            <w:noProof/>
            <w:sz w:val="21"/>
            <w:szCs w:val="21"/>
          </w:rPr>
          <w:t>Table 41: Test Case 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66A5D774" w14:textId="77777777" w:rsidR="00811AAF" w:rsidRPr="00811AAF" w:rsidRDefault="00F25491">
      <w:pPr>
        <w:pStyle w:val="Tabladeilustraciones"/>
        <w:tabs>
          <w:tab w:val="right" w:leader="dot" w:pos="8495"/>
        </w:tabs>
        <w:rPr>
          <w:noProof/>
          <w:sz w:val="21"/>
          <w:szCs w:val="21"/>
          <w:lang w:val="es-ES"/>
        </w:rPr>
      </w:pPr>
      <w:hyperlink w:anchor="_Toc513107591" w:history="1">
        <w:r w:rsidR="00811AAF" w:rsidRPr="00811AAF">
          <w:rPr>
            <w:rStyle w:val="Hipervnculo"/>
            <w:noProof/>
            <w:sz w:val="21"/>
            <w:szCs w:val="21"/>
          </w:rPr>
          <w:t>Table 42: Test Case 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03477DA6" w14:textId="77777777" w:rsidR="00811AAF" w:rsidRPr="00811AAF" w:rsidRDefault="00F25491">
      <w:pPr>
        <w:pStyle w:val="Tabladeilustraciones"/>
        <w:tabs>
          <w:tab w:val="right" w:leader="dot" w:pos="8495"/>
        </w:tabs>
        <w:rPr>
          <w:noProof/>
          <w:sz w:val="21"/>
          <w:szCs w:val="21"/>
          <w:lang w:val="es-ES"/>
        </w:rPr>
      </w:pPr>
      <w:hyperlink w:anchor="_Toc513107592" w:history="1">
        <w:r w:rsidR="00811AAF" w:rsidRPr="00811AAF">
          <w:rPr>
            <w:rStyle w:val="Hipervnculo"/>
            <w:noProof/>
            <w:sz w:val="21"/>
            <w:szCs w:val="21"/>
          </w:rPr>
          <w:t>Table 43: ESPDResponse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48</w:t>
        </w:r>
        <w:r w:rsidR="00811AAF" w:rsidRPr="00811AAF">
          <w:rPr>
            <w:noProof/>
            <w:webHidden/>
            <w:sz w:val="21"/>
            <w:szCs w:val="21"/>
          </w:rPr>
          <w:fldChar w:fldCharType="end"/>
        </w:r>
      </w:hyperlink>
    </w:p>
    <w:p w14:paraId="68ABEA1F" w14:textId="77777777" w:rsidR="00811AAF" w:rsidRPr="00811AAF" w:rsidRDefault="00F25491">
      <w:pPr>
        <w:pStyle w:val="Tabladeilustraciones"/>
        <w:tabs>
          <w:tab w:val="right" w:leader="dot" w:pos="8495"/>
        </w:tabs>
        <w:rPr>
          <w:noProof/>
          <w:sz w:val="21"/>
          <w:szCs w:val="21"/>
          <w:lang w:val="es-ES"/>
        </w:rPr>
      </w:pPr>
      <w:hyperlink w:anchor="_Toc513107593" w:history="1">
        <w:r w:rsidR="00811AAF" w:rsidRPr="00811AAF">
          <w:rPr>
            <w:rStyle w:val="Hipervnculo"/>
            <w:noProof/>
            <w:sz w:val="21"/>
            <w:szCs w:val="21"/>
          </w:rPr>
          <w:t>Table 44: 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6419689" w14:textId="77777777" w:rsidR="00811AAF" w:rsidRPr="00811AAF" w:rsidRDefault="00F25491">
      <w:pPr>
        <w:pStyle w:val="Tabladeilustraciones"/>
        <w:tabs>
          <w:tab w:val="right" w:leader="dot" w:pos="8495"/>
        </w:tabs>
        <w:rPr>
          <w:noProof/>
          <w:sz w:val="21"/>
          <w:szCs w:val="21"/>
          <w:lang w:val="es-ES"/>
        </w:rPr>
      </w:pPr>
      <w:hyperlink w:anchor="_Toc513107594" w:history="1">
        <w:r w:rsidR="00811AAF" w:rsidRPr="00811AAF">
          <w:rPr>
            <w:rStyle w:val="Hipervnculo"/>
            <w:noProof/>
            <w:sz w:val="21"/>
            <w:szCs w:val="21"/>
          </w:rPr>
          <w:t>Table 45: 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3D38C622" w14:textId="77777777" w:rsidR="00811AAF" w:rsidRPr="00811AAF" w:rsidRDefault="00F25491">
      <w:pPr>
        <w:pStyle w:val="Tabladeilustraciones"/>
        <w:tabs>
          <w:tab w:val="right" w:leader="dot" w:pos="8495"/>
        </w:tabs>
        <w:rPr>
          <w:noProof/>
          <w:sz w:val="21"/>
          <w:szCs w:val="21"/>
          <w:lang w:val="es-ES"/>
        </w:rPr>
      </w:pPr>
      <w:hyperlink w:anchor="_Toc513107595" w:history="1">
        <w:r w:rsidR="00811AAF" w:rsidRPr="00811AAF">
          <w:rPr>
            <w:rStyle w:val="Hipervnculo"/>
            <w:noProof/>
            <w:sz w:val="21"/>
            <w:szCs w:val="21"/>
          </w:rPr>
          <w:t>Table 46: 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4615E151" w14:textId="77777777" w:rsidR="00811AAF" w:rsidRPr="00811AAF" w:rsidRDefault="00F25491">
      <w:pPr>
        <w:pStyle w:val="Tabladeilustraciones"/>
        <w:tabs>
          <w:tab w:val="right" w:leader="dot" w:pos="8495"/>
        </w:tabs>
        <w:rPr>
          <w:noProof/>
          <w:sz w:val="21"/>
          <w:szCs w:val="21"/>
          <w:lang w:val="es-ES"/>
        </w:rPr>
      </w:pPr>
      <w:hyperlink w:anchor="_Toc513107596" w:history="1">
        <w:r w:rsidR="00811AAF" w:rsidRPr="00811AAF">
          <w:rPr>
            <w:rStyle w:val="Hipervnculo"/>
            <w:noProof/>
            <w:sz w:val="21"/>
            <w:szCs w:val="21"/>
          </w:rPr>
          <w:t>Table 47: 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5071A788" w14:textId="77777777" w:rsidR="00811AAF" w:rsidRPr="00811AAF" w:rsidRDefault="00F25491">
      <w:pPr>
        <w:pStyle w:val="Tabladeilustraciones"/>
        <w:tabs>
          <w:tab w:val="right" w:leader="dot" w:pos="8495"/>
        </w:tabs>
        <w:rPr>
          <w:noProof/>
          <w:sz w:val="21"/>
          <w:szCs w:val="21"/>
          <w:lang w:val="es-ES"/>
        </w:rPr>
      </w:pPr>
      <w:hyperlink w:anchor="_Toc513107597" w:history="1">
        <w:r w:rsidR="00811AAF" w:rsidRPr="00811AAF">
          <w:rPr>
            <w:rStyle w:val="Hipervnculo"/>
            <w:noProof/>
            <w:sz w:val="21"/>
            <w:szCs w:val="21"/>
          </w:rPr>
          <w:t>Table 48: 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334F4B5" w14:textId="77777777" w:rsidR="00811AAF" w:rsidRPr="00811AAF" w:rsidRDefault="00F25491">
      <w:pPr>
        <w:pStyle w:val="Tabladeilustraciones"/>
        <w:tabs>
          <w:tab w:val="right" w:leader="dot" w:pos="8495"/>
        </w:tabs>
        <w:rPr>
          <w:noProof/>
          <w:sz w:val="21"/>
          <w:szCs w:val="21"/>
          <w:lang w:val="es-ES"/>
        </w:rPr>
      </w:pPr>
      <w:hyperlink w:anchor="_Toc513107598" w:history="1">
        <w:r w:rsidR="00811AAF" w:rsidRPr="00811AAF">
          <w:rPr>
            <w:rStyle w:val="Hipervnculo"/>
            <w:noProof/>
            <w:sz w:val="21"/>
            <w:szCs w:val="21"/>
          </w:rPr>
          <w:t>Table 49: 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119C979A" w14:textId="77777777" w:rsidR="00811AAF" w:rsidRPr="00811AAF" w:rsidRDefault="00F25491">
      <w:pPr>
        <w:pStyle w:val="Tabladeilustraciones"/>
        <w:tabs>
          <w:tab w:val="right" w:leader="dot" w:pos="8495"/>
        </w:tabs>
        <w:rPr>
          <w:noProof/>
          <w:sz w:val="21"/>
          <w:szCs w:val="21"/>
          <w:lang w:val="es-ES"/>
        </w:rPr>
      </w:pPr>
      <w:hyperlink w:anchor="_Toc513107599" w:history="1">
        <w:r w:rsidR="00811AAF" w:rsidRPr="00811AAF">
          <w:rPr>
            <w:rStyle w:val="Hipervnculo"/>
            <w:noProof/>
            <w:sz w:val="21"/>
            <w:szCs w:val="21"/>
          </w:rPr>
          <w:t>Table 50: 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F70AC3D" w14:textId="77777777" w:rsidR="00811AAF" w:rsidRPr="00811AAF" w:rsidRDefault="00F25491">
      <w:pPr>
        <w:pStyle w:val="Tabladeilustraciones"/>
        <w:tabs>
          <w:tab w:val="right" w:leader="dot" w:pos="8495"/>
        </w:tabs>
        <w:rPr>
          <w:noProof/>
          <w:sz w:val="21"/>
          <w:szCs w:val="21"/>
          <w:lang w:val="es-ES"/>
        </w:rPr>
      </w:pPr>
      <w:hyperlink w:anchor="_Toc513107600" w:history="1">
        <w:r w:rsidR="00811AAF" w:rsidRPr="00811AAF">
          <w:rPr>
            <w:rStyle w:val="Hipervnculo"/>
            <w:noProof/>
            <w:sz w:val="21"/>
            <w:szCs w:val="21"/>
          </w:rPr>
          <w:t>Table 51: 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608C69F6" w14:textId="77777777" w:rsidR="00811AAF" w:rsidRPr="00811AAF" w:rsidRDefault="00F25491">
      <w:pPr>
        <w:pStyle w:val="Tabladeilustraciones"/>
        <w:tabs>
          <w:tab w:val="right" w:leader="dot" w:pos="8495"/>
        </w:tabs>
        <w:rPr>
          <w:noProof/>
          <w:sz w:val="21"/>
          <w:szCs w:val="21"/>
          <w:lang w:val="es-ES"/>
        </w:rPr>
      </w:pPr>
      <w:hyperlink w:anchor="_Toc513107601" w:history="1">
        <w:r w:rsidR="00811AAF" w:rsidRPr="00811AAF">
          <w:rPr>
            <w:rStyle w:val="Hipervnculo"/>
            <w:noProof/>
            <w:sz w:val="21"/>
            <w:szCs w:val="21"/>
          </w:rPr>
          <w:t>Table 52: 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05C9FF5A" w14:textId="77777777" w:rsidR="00811AAF" w:rsidRPr="00811AAF" w:rsidRDefault="00F25491">
      <w:pPr>
        <w:pStyle w:val="Tabladeilustraciones"/>
        <w:tabs>
          <w:tab w:val="right" w:leader="dot" w:pos="8495"/>
        </w:tabs>
        <w:rPr>
          <w:noProof/>
          <w:sz w:val="21"/>
          <w:szCs w:val="21"/>
          <w:lang w:val="es-ES"/>
        </w:rPr>
      </w:pPr>
      <w:hyperlink w:anchor="_Toc513107602" w:history="1">
        <w:r w:rsidR="00811AAF" w:rsidRPr="00811AAF">
          <w:rPr>
            <w:rStyle w:val="Hipervnculo"/>
            <w:noProof/>
            <w:sz w:val="21"/>
            <w:szCs w:val="21"/>
          </w:rPr>
          <w:t>Table 53: 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3155D246" w14:textId="77777777" w:rsidR="00811AAF" w:rsidRPr="00811AAF" w:rsidRDefault="00F25491">
      <w:pPr>
        <w:pStyle w:val="Tabladeilustraciones"/>
        <w:tabs>
          <w:tab w:val="right" w:leader="dot" w:pos="8495"/>
        </w:tabs>
        <w:rPr>
          <w:noProof/>
          <w:sz w:val="21"/>
          <w:szCs w:val="21"/>
          <w:lang w:val="es-ES"/>
        </w:rPr>
      </w:pPr>
      <w:hyperlink w:anchor="_Toc513107603" w:history="1">
        <w:r w:rsidR="00811AAF" w:rsidRPr="00811AAF">
          <w:rPr>
            <w:rStyle w:val="Hipervnculo"/>
            <w:noProof/>
            <w:sz w:val="21"/>
            <w:szCs w:val="21"/>
          </w:rPr>
          <w:t>Table 54: 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44709235" w14:textId="77777777" w:rsidR="00811AAF" w:rsidRPr="00811AAF" w:rsidRDefault="00F25491">
      <w:pPr>
        <w:pStyle w:val="Tabladeilustraciones"/>
        <w:tabs>
          <w:tab w:val="right" w:leader="dot" w:pos="8495"/>
        </w:tabs>
        <w:rPr>
          <w:noProof/>
          <w:sz w:val="21"/>
          <w:szCs w:val="21"/>
          <w:lang w:val="es-ES"/>
        </w:rPr>
      </w:pPr>
      <w:hyperlink w:anchor="_Toc513107604" w:history="1">
        <w:r w:rsidR="00811AAF" w:rsidRPr="00811AAF">
          <w:rPr>
            <w:rStyle w:val="Hipervnculo"/>
            <w:noProof/>
            <w:sz w:val="21"/>
            <w:szCs w:val="21"/>
          </w:rPr>
          <w:t>Table 55: 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56</w:t>
        </w:r>
        <w:r w:rsidR="00811AAF" w:rsidRPr="00811AAF">
          <w:rPr>
            <w:noProof/>
            <w:webHidden/>
            <w:sz w:val="21"/>
            <w:szCs w:val="21"/>
          </w:rPr>
          <w:fldChar w:fldCharType="end"/>
        </w:r>
      </w:hyperlink>
    </w:p>
    <w:p w14:paraId="2DA5DFBC" w14:textId="77777777" w:rsidR="00811AAF" w:rsidRPr="00811AAF" w:rsidRDefault="00F25491">
      <w:pPr>
        <w:pStyle w:val="Tabladeilustraciones"/>
        <w:tabs>
          <w:tab w:val="right" w:leader="dot" w:pos="8495"/>
        </w:tabs>
        <w:rPr>
          <w:noProof/>
          <w:sz w:val="21"/>
          <w:szCs w:val="21"/>
          <w:lang w:val="es-ES"/>
        </w:rPr>
      </w:pPr>
      <w:hyperlink w:anchor="_Toc513107605" w:history="1">
        <w:r w:rsidR="00811AAF" w:rsidRPr="00811AAF">
          <w:rPr>
            <w:rStyle w:val="Hipervnculo"/>
            <w:noProof/>
            <w:sz w:val="21"/>
            <w:szCs w:val="21"/>
          </w:rPr>
          <w:t>Table 56: 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F84F907" w14:textId="77777777" w:rsidR="00811AAF" w:rsidRPr="00811AAF" w:rsidRDefault="00F25491">
      <w:pPr>
        <w:pStyle w:val="Tabladeilustraciones"/>
        <w:tabs>
          <w:tab w:val="right" w:leader="dot" w:pos="8495"/>
        </w:tabs>
        <w:rPr>
          <w:noProof/>
          <w:sz w:val="21"/>
          <w:szCs w:val="21"/>
          <w:lang w:val="es-ES"/>
        </w:rPr>
      </w:pPr>
      <w:hyperlink w:anchor="_Toc513107606" w:history="1">
        <w:r w:rsidR="00811AAF" w:rsidRPr="00811AAF">
          <w:rPr>
            <w:rStyle w:val="Hipervnculo"/>
            <w:noProof/>
            <w:sz w:val="21"/>
            <w:szCs w:val="21"/>
          </w:rPr>
          <w:t>Table 57: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3B525131" w14:textId="77777777" w:rsidR="00811AAF" w:rsidRPr="00811AAF" w:rsidRDefault="00F25491">
      <w:pPr>
        <w:pStyle w:val="Tabladeilustraciones"/>
        <w:tabs>
          <w:tab w:val="right" w:leader="dot" w:pos="8495"/>
        </w:tabs>
        <w:rPr>
          <w:noProof/>
          <w:sz w:val="21"/>
          <w:szCs w:val="21"/>
          <w:lang w:val="es-ES"/>
        </w:rPr>
      </w:pPr>
      <w:hyperlink w:anchor="_Toc513107607" w:history="1">
        <w:r w:rsidR="00811AAF" w:rsidRPr="00811AAF">
          <w:rPr>
            <w:rStyle w:val="Hipervnculo"/>
            <w:noProof/>
            <w:sz w:val="21"/>
            <w:szCs w:val="21"/>
          </w:rPr>
          <w:t>Table 58: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6001A1DC" w14:textId="77777777" w:rsidR="00811AAF" w:rsidRPr="00811AAF" w:rsidRDefault="00F25491">
      <w:pPr>
        <w:pStyle w:val="Tabladeilustraciones"/>
        <w:tabs>
          <w:tab w:val="right" w:leader="dot" w:pos="8495"/>
        </w:tabs>
        <w:rPr>
          <w:noProof/>
          <w:sz w:val="21"/>
          <w:szCs w:val="21"/>
          <w:lang w:val="es-ES"/>
        </w:rPr>
      </w:pPr>
      <w:hyperlink w:anchor="_Toc513107608" w:history="1">
        <w:r w:rsidR="00811AAF" w:rsidRPr="00811AAF">
          <w:rPr>
            <w:rStyle w:val="Hipervnculo"/>
            <w:noProof/>
            <w:sz w:val="21"/>
            <w:szCs w:val="21"/>
          </w:rPr>
          <w:t>Table 59: 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9AB65B1" w14:textId="77777777" w:rsidR="00811AAF" w:rsidRPr="00811AAF" w:rsidRDefault="00F25491">
      <w:pPr>
        <w:pStyle w:val="Tabladeilustraciones"/>
        <w:tabs>
          <w:tab w:val="right" w:leader="dot" w:pos="8495"/>
        </w:tabs>
        <w:rPr>
          <w:noProof/>
          <w:sz w:val="21"/>
          <w:szCs w:val="21"/>
          <w:lang w:val="es-ES"/>
        </w:rPr>
      </w:pPr>
      <w:hyperlink w:anchor="_Toc513107609" w:history="1">
        <w:r w:rsidR="00811AAF" w:rsidRPr="00811AAF">
          <w:rPr>
            <w:rStyle w:val="Hipervnculo"/>
            <w:noProof/>
            <w:sz w:val="21"/>
            <w:szCs w:val="21"/>
          </w:rPr>
          <w:t>Table 60: 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61</w:t>
        </w:r>
        <w:r w:rsidR="00811AAF" w:rsidRPr="00811AAF">
          <w:rPr>
            <w:noProof/>
            <w:webHidden/>
            <w:sz w:val="21"/>
            <w:szCs w:val="21"/>
          </w:rPr>
          <w:fldChar w:fldCharType="end"/>
        </w:r>
      </w:hyperlink>
    </w:p>
    <w:p w14:paraId="7F68F8EF" w14:textId="77777777" w:rsidR="00811AAF" w:rsidRPr="00811AAF" w:rsidRDefault="00F25491">
      <w:pPr>
        <w:pStyle w:val="Tabladeilustraciones"/>
        <w:tabs>
          <w:tab w:val="right" w:leader="dot" w:pos="8495"/>
        </w:tabs>
        <w:rPr>
          <w:noProof/>
          <w:sz w:val="21"/>
          <w:szCs w:val="21"/>
          <w:lang w:val="es-ES"/>
        </w:rPr>
      </w:pPr>
      <w:hyperlink w:anchor="_Toc513107610" w:history="1">
        <w:r w:rsidR="00811AAF" w:rsidRPr="00811AAF">
          <w:rPr>
            <w:rStyle w:val="Hipervnculo"/>
            <w:noProof/>
            <w:sz w:val="21"/>
            <w:szCs w:val="21"/>
          </w:rPr>
          <w:t>Table 61: 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7922ED85" w14:textId="77777777" w:rsidR="00811AAF" w:rsidRPr="00811AAF" w:rsidRDefault="00F25491">
      <w:pPr>
        <w:pStyle w:val="Tabladeilustraciones"/>
        <w:tabs>
          <w:tab w:val="right" w:leader="dot" w:pos="8495"/>
        </w:tabs>
        <w:rPr>
          <w:noProof/>
          <w:sz w:val="21"/>
          <w:szCs w:val="21"/>
          <w:lang w:val="es-ES"/>
        </w:rPr>
      </w:pPr>
      <w:hyperlink w:anchor="_Toc513107611" w:history="1">
        <w:r w:rsidR="00811AAF" w:rsidRPr="00811AAF">
          <w:rPr>
            <w:rStyle w:val="Hipervnculo"/>
            <w:noProof/>
            <w:sz w:val="21"/>
            <w:szCs w:val="21"/>
          </w:rPr>
          <w:t>Table 62: BR-RESP-40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63</w:t>
        </w:r>
        <w:r w:rsidR="00811AAF" w:rsidRPr="00811AAF">
          <w:rPr>
            <w:noProof/>
            <w:webHidden/>
            <w:sz w:val="21"/>
            <w:szCs w:val="21"/>
          </w:rPr>
          <w:fldChar w:fldCharType="end"/>
        </w:r>
      </w:hyperlink>
    </w:p>
    <w:p w14:paraId="4BFEFB88" w14:textId="77777777" w:rsidR="00811AAF" w:rsidRPr="00811AAF" w:rsidRDefault="00F25491">
      <w:pPr>
        <w:pStyle w:val="Tabladeilustraciones"/>
        <w:tabs>
          <w:tab w:val="right" w:leader="dot" w:pos="8495"/>
        </w:tabs>
        <w:rPr>
          <w:noProof/>
          <w:sz w:val="21"/>
          <w:szCs w:val="21"/>
          <w:lang w:val="es-ES"/>
        </w:rPr>
      </w:pPr>
      <w:hyperlink w:anchor="_Toc513107612" w:history="1">
        <w:r w:rsidR="00811AAF" w:rsidRPr="00811AAF">
          <w:rPr>
            <w:rStyle w:val="Hipervnculo"/>
            <w:noProof/>
            <w:sz w:val="21"/>
            <w:szCs w:val="21"/>
          </w:rPr>
          <w:t>Table 63: 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10045FC2" w14:textId="77777777" w:rsidR="00811AAF" w:rsidRPr="00811AAF" w:rsidRDefault="00F25491">
      <w:pPr>
        <w:pStyle w:val="Tabladeilustraciones"/>
        <w:tabs>
          <w:tab w:val="right" w:leader="dot" w:pos="8495"/>
        </w:tabs>
        <w:rPr>
          <w:noProof/>
          <w:sz w:val="21"/>
          <w:szCs w:val="21"/>
          <w:lang w:val="es-ES"/>
        </w:rPr>
      </w:pPr>
      <w:hyperlink w:anchor="_Toc513107613" w:history="1">
        <w:r w:rsidR="00811AAF" w:rsidRPr="00811AAF">
          <w:rPr>
            <w:rStyle w:val="Hipervnculo"/>
            <w:noProof/>
            <w:sz w:val="21"/>
            <w:szCs w:val="21"/>
          </w:rPr>
          <w:t>Table 64: 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12DA56AB" w14:textId="77777777" w:rsidR="00811AAF" w:rsidRPr="00811AAF" w:rsidRDefault="00F25491">
      <w:pPr>
        <w:pStyle w:val="Tabladeilustraciones"/>
        <w:tabs>
          <w:tab w:val="right" w:leader="dot" w:pos="8495"/>
        </w:tabs>
        <w:rPr>
          <w:noProof/>
          <w:sz w:val="21"/>
          <w:szCs w:val="21"/>
          <w:lang w:val="es-ES"/>
        </w:rPr>
      </w:pPr>
      <w:hyperlink w:anchor="_Toc513107614" w:history="1">
        <w:r w:rsidR="00811AAF" w:rsidRPr="00811AAF">
          <w:rPr>
            <w:rStyle w:val="Hipervnculo"/>
            <w:noProof/>
            <w:sz w:val="21"/>
            <w:szCs w:val="21"/>
          </w:rPr>
          <w:t>Table 65: 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D3B92A5" w14:textId="77777777" w:rsidR="00811AAF" w:rsidRPr="00811AAF" w:rsidRDefault="00F25491">
      <w:pPr>
        <w:pStyle w:val="Tabladeilustraciones"/>
        <w:tabs>
          <w:tab w:val="right" w:leader="dot" w:pos="8495"/>
        </w:tabs>
        <w:rPr>
          <w:noProof/>
          <w:sz w:val="21"/>
          <w:szCs w:val="21"/>
          <w:lang w:val="es-ES"/>
        </w:rPr>
      </w:pPr>
      <w:hyperlink w:anchor="_Toc513107615" w:history="1">
        <w:r w:rsidR="00811AAF" w:rsidRPr="00811AAF">
          <w:rPr>
            <w:rStyle w:val="Hipervnculo"/>
            <w:noProof/>
            <w:sz w:val="21"/>
            <w:szCs w:val="21"/>
          </w:rPr>
          <w:t>Table 66: 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175AA71" w14:textId="77777777" w:rsidR="00811AAF" w:rsidRPr="00811AAF" w:rsidRDefault="00F25491">
      <w:pPr>
        <w:pStyle w:val="Tabladeilustraciones"/>
        <w:tabs>
          <w:tab w:val="right" w:leader="dot" w:pos="8495"/>
        </w:tabs>
        <w:rPr>
          <w:noProof/>
          <w:sz w:val="21"/>
          <w:szCs w:val="21"/>
          <w:lang w:val="es-ES"/>
        </w:rPr>
      </w:pPr>
      <w:hyperlink w:anchor="_Toc513107616" w:history="1">
        <w:r w:rsidR="00811AAF" w:rsidRPr="00811AAF">
          <w:rPr>
            <w:rStyle w:val="Hipervnculo"/>
            <w:noProof/>
            <w:sz w:val="21"/>
            <w:szCs w:val="21"/>
          </w:rPr>
          <w:t>Table 67: 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2A189D79" w14:textId="77777777" w:rsidR="00811AAF" w:rsidRPr="00811AAF" w:rsidRDefault="00F25491">
      <w:pPr>
        <w:pStyle w:val="Tabladeilustraciones"/>
        <w:tabs>
          <w:tab w:val="right" w:leader="dot" w:pos="8495"/>
        </w:tabs>
        <w:rPr>
          <w:noProof/>
          <w:sz w:val="21"/>
          <w:szCs w:val="21"/>
          <w:lang w:val="es-ES"/>
        </w:rPr>
      </w:pPr>
      <w:hyperlink w:anchor="_Toc513107617" w:history="1">
        <w:r w:rsidR="00811AAF" w:rsidRPr="00811AAF">
          <w:rPr>
            <w:rStyle w:val="Hipervnculo"/>
            <w:noProof/>
            <w:sz w:val="21"/>
            <w:szCs w:val="21"/>
          </w:rPr>
          <w:t>Table 68: 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0D5DFE6E" w14:textId="77777777" w:rsidR="00811AAF" w:rsidRPr="00811AAF" w:rsidRDefault="00F25491">
      <w:pPr>
        <w:pStyle w:val="Tabladeilustraciones"/>
        <w:tabs>
          <w:tab w:val="right" w:leader="dot" w:pos="8495"/>
        </w:tabs>
        <w:rPr>
          <w:noProof/>
          <w:sz w:val="21"/>
          <w:szCs w:val="21"/>
          <w:lang w:val="es-ES"/>
        </w:rPr>
      </w:pPr>
      <w:hyperlink w:anchor="_Toc513107618" w:history="1">
        <w:r w:rsidR="00811AAF" w:rsidRPr="00811AAF">
          <w:rPr>
            <w:rStyle w:val="Hipervnculo"/>
            <w:noProof/>
            <w:sz w:val="21"/>
            <w:szCs w:val="21"/>
          </w:rPr>
          <w:t>Table 69: 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68</w:t>
        </w:r>
        <w:r w:rsidR="00811AAF" w:rsidRPr="00811AAF">
          <w:rPr>
            <w:noProof/>
            <w:webHidden/>
            <w:sz w:val="21"/>
            <w:szCs w:val="21"/>
          </w:rPr>
          <w:fldChar w:fldCharType="end"/>
        </w:r>
      </w:hyperlink>
    </w:p>
    <w:p w14:paraId="69F682C6" w14:textId="77777777" w:rsidR="00811AAF" w:rsidRPr="00811AAF" w:rsidRDefault="00F25491">
      <w:pPr>
        <w:pStyle w:val="Tabladeilustraciones"/>
        <w:tabs>
          <w:tab w:val="right" w:leader="dot" w:pos="8495"/>
        </w:tabs>
        <w:rPr>
          <w:noProof/>
          <w:sz w:val="21"/>
          <w:szCs w:val="21"/>
          <w:lang w:val="es-ES"/>
        </w:rPr>
      </w:pPr>
      <w:hyperlink w:anchor="_Toc513107619" w:history="1">
        <w:r w:rsidR="00811AAF" w:rsidRPr="00811AAF">
          <w:rPr>
            <w:rStyle w:val="Hipervnculo"/>
            <w:noProof/>
            <w:sz w:val="21"/>
            <w:szCs w:val="21"/>
          </w:rPr>
          <w:t>Table 70: 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103C457" w14:textId="77777777" w:rsidR="00811AAF" w:rsidRPr="00811AAF" w:rsidRDefault="00F25491">
      <w:pPr>
        <w:pStyle w:val="Tabladeilustraciones"/>
        <w:tabs>
          <w:tab w:val="right" w:leader="dot" w:pos="8495"/>
        </w:tabs>
        <w:rPr>
          <w:noProof/>
          <w:sz w:val="21"/>
          <w:szCs w:val="21"/>
          <w:lang w:val="es-ES"/>
        </w:rPr>
      </w:pPr>
      <w:hyperlink w:anchor="_Toc513107620" w:history="1">
        <w:r w:rsidR="00811AAF" w:rsidRPr="00811AAF">
          <w:rPr>
            <w:rStyle w:val="Hipervnculo"/>
            <w:noProof/>
            <w:sz w:val="21"/>
            <w:szCs w:val="21"/>
          </w:rPr>
          <w:t>Table 71: 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78901259" w14:textId="77777777" w:rsidR="00811AAF" w:rsidRPr="00811AAF" w:rsidRDefault="00F25491">
      <w:pPr>
        <w:pStyle w:val="Tabladeilustraciones"/>
        <w:tabs>
          <w:tab w:val="right" w:leader="dot" w:pos="8495"/>
        </w:tabs>
        <w:rPr>
          <w:noProof/>
          <w:sz w:val="21"/>
          <w:szCs w:val="21"/>
          <w:lang w:val="es-ES"/>
        </w:rPr>
      </w:pPr>
      <w:hyperlink w:anchor="_Toc513107621" w:history="1">
        <w:r w:rsidR="00811AAF" w:rsidRPr="00811AAF">
          <w:rPr>
            <w:rStyle w:val="Hipervnculo"/>
            <w:noProof/>
            <w:sz w:val="21"/>
            <w:szCs w:val="21"/>
          </w:rPr>
          <w:t>Table 72: 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A1CCAE1" w14:textId="77777777" w:rsidR="00811AAF" w:rsidRPr="00811AAF" w:rsidRDefault="00F25491">
      <w:pPr>
        <w:pStyle w:val="Tabladeilustraciones"/>
        <w:tabs>
          <w:tab w:val="right" w:leader="dot" w:pos="8495"/>
        </w:tabs>
        <w:rPr>
          <w:noProof/>
          <w:sz w:val="21"/>
          <w:szCs w:val="21"/>
          <w:lang w:val="es-ES"/>
        </w:rPr>
      </w:pPr>
      <w:hyperlink w:anchor="_Toc513107622" w:history="1">
        <w:r w:rsidR="00811AAF" w:rsidRPr="00811AAF">
          <w:rPr>
            <w:rStyle w:val="Hipervnculo"/>
            <w:noProof/>
            <w:sz w:val="21"/>
            <w:szCs w:val="21"/>
          </w:rPr>
          <w:t>Table 73: 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D9FFEF7" w14:textId="77777777" w:rsidR="00811AAF" w:rsidRPr="00811AAF" w:rsidRDefault="00F25491">
      <w:pPr>
        <w:pStyle w:val="Tabladeilustraciones"/>
        <w:tabs>
          <w:tab w:val="right" w:leader="dot" w:pos="8495"/>
        </w:tabs>
        <w:rPr>
          <w:noProof/>
          <w:sz w:val="21"/>
          <w:szCs w:val="21"/>
          <w:lang w:val="es-ES"/>
        </w:rPr>
      </w:pPr>
      <w:hyperlink w:anchor="_Toc513107623" w:history="1">
        <w:r w:rsidR="00811AAF" w:rsidRPr="00811AAF">
          <w:rPr>
            <w:rStyle w:val="Hipervnculo"/>
            <w:noProof/>
            <w:sz w:val="21"/>
            <w:szCs w:val="21"/>
          </w:rPr>
          <w:t>Table 74: 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0E0532C9" w14:textId="77777777" w:rsidR="00811AAF" w:rsidRPr="00811AAF" w:rsidRDefault="00F25491">
      <w:pPr>
        <w:pStyle w:val="Tabladeilustraciones"/>
        <w:tabs>
          <w:tab w:val="right" w:leader="dot" w:pos="8495"/>
        </w:tabs>
        <w:rPr>
          <w:noProof/>
          <w:sz w:val="21"/>
          <w:szCs w:val="21"/>
          <w:lang w:val="es-ES"/>
        </w:rPr>
      </w:pPr>
      <w:hyperlink w:anchor="_Toc513107624" w:history="1">
        <w:r w:rsidR="00811AAF" w:rsidRPr="00811AAF">
          <w:rPr>
            <w:rStyle w:val="Hipervnculo"/>
            <w:noProof/>
            <w:sz w:val="21"/>
            <w:szCs w:val="21"/>
          </w:rPr>
          <w:t>Table 75: 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7879EF74" w14:textId="77777777" w:rsidR="00811AAF" w:rsidRPr="00811AAF" w:rsidRDefault="00F25491">
      <w:pPr>
        <w:pStyle w:val="Tabladeilustraciones"/>
        <w:tabs>
          <w:tab w:val="right" w:leader="dot" w:pos="8495"/>
        </w:tabs>
        <w:rPr>
          <w:noProof/>
          <w:sz w:val="21"/>
          <w:szCs w:val="21"/>
          <w:lang w:val="es-ES"/>
        </w:rPr>
      </w:pPr>
      <w:hyperlink w:anchor="_Toc513107625" w:history="1">
        <w:r w:rsidR="00811AAF" w:rsidRPr="00811AAF">
          <w:rPr>
            <w:rStyle w:val="Hipervnculo"/>
            <w:noProof/>
            <w:sz w:val="21"/>
            <w:szCs w:val="21"/>
          </w:rPr>
          <w:t>Table 76: 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78E43C4F" w14:textId="77777777" w:rsidR="00811AAF" w:rsidRPr="00811AAF" w:rsidRDefault="00F25491">
      <w:pPr>
        <w:pStyle w:val="Tabladeilustraciones"/>
        <w:tabs>
          <w:tab w:val="right" w:leader="dot" w:pos="8495"/>
        </w:tabs>
        <w:rPr>
          <w:noProof/>
          <w:sz w:val="21"/>
          <w:szCs w:val="21"/>
          <w:lang w:val="es-ES"/>
        </w:rPr>
      </w:pPr>
      <w:hyperlink w:anchor="_Toc513107626" w:history="1">
        <w:r w:rsidR="00811AAF" w:rsidRPr="00811AAF">
          <w:rPr>
            <w:rStyle w:val="Hipervnculo"/>
            <w:noProof/>
            <w:sz w:val="21"/>
            <w:szCs w:val="21"/>
          </w:rPr>
          <w:t>Table 77: 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6EA969C" w14:textId="77777777" w:rsidR="00811AAF" w:rsidRPr="00811AAF" w:rsidRDefault="00F25491">
      <w:pPr>
        <w:pStyle w:val="Tabladeilustraciones"/>
        <w:tabs>
          <w:tab w:val="right" w:leader="dot" w:pos="8495"/>
        </w:tabs>
        <w:rPr>
          <w:noProof/>
          <w:sz w:val="21"/>
          <w:szCs w:val="21"/>
          <w:lang w:val="es-ES"/>
        </w:rPr>
      </w:pPr>
      <w:hyperlink w:anchor="_Toc513107627" w:history="1">
        <w:r w:rsidR="00811AAF" w:rsidRPr="00811AAF">
          <w:rPr>
            <w:rStyle w:val="Hipervnculo"/>
            <w:noProof/>
            <w:sz w:val="21"/>
            <w:szCs w:val="21"/>
          </w:rPr>
          <w:t>Table 78: 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0A0DEE0" w14:textId="77777777" w:rsidR="00811AAF" w:rsidRPr="00811AAF" w:rsidRDefault="00F25491">
      <w:pPr>
        <w:pStyle w:val="Tabladeilustraciones"/>
        <w:tabs>
          <w:tab w:val="right" w:leader="dot" w:pos="8495"/>
        </w:tabs>
        <w:rPr>
          <w:noProof/>
          <w:sz w:val="21"/>
          <w:szCs w:val="21"/>
          <w:lang w:val="es-ES"/>
        </w:rPr>
      </w:pPr>
      <w:hyperlink w:anchor="_Toc513107628" w:history="1">
        <w:r w:rsidR="00811AAF" w:rsidRPr="00811AAF">
          <w:rPr>
            <w:rStyle w:val="Hipervnculo"/>
            <w:noProof/>
            <w:sz w:val="21"/>
            <w:szCs w:val="21"/>
          </w:rPr>
          <w:t>Table 79: 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74</w:t>
        </w:r>
        <w:r w:rsidR="00811AAF" w:rsidRPr="00811AAF">
          <w:rPr>
            <w:noProof/>
            <w:webHidden/>
            <w:sz w:val="21"/>
            <w:szCs w:val="21"/>
          </w:rPr>
          <w:fldChar w:fldCharType="end"/>
        </w:r>
      </w:hyperlink>
    </w:p>
    <w:p w14:paraId="4693090C" w14:textId="6A72E897" w:rsidR="00811AAF" w:rsidRPr="00811AAF" w:rsidRDefault="00F25491">
      <w:pPr>
        <w:pStyle w:val="Tabladeilustraciones"/>
        <w:tabs>
          <w:tab w:val="right" w:leader="dot" w:pos="8495"/>
        </w:tabs>
        <w:rPr>
          <w:noProof/>
          <w:sz w:val="21"/>
          <w:szCs w:val="21"/>
          <w:lang w:val="es-ES"/>
        </w:rPr>
      </w:pPr>
      <w:hyperlink w:anchor="_Toc513107629" w:history="1">
        <w:r w:rsidR="00811AAF" w:rsidRPr="00811AAF">
          <w:rPr>
            <w:rStyle w:val="Hipervnculo"/>
            <w:noProof/>
            <w:sz w:val="21"/>
            <w:szCs w:val="21"/>
          </w:rPr>
          <w:t xml:space="preserve">Table 80: Tendering Criterion - </w:t>
        </w:r>
        <w:r w:rsidR="00A57888">
          <w:rPr>
            <w:rStyle w:val="Hipervnculo"/>
            <w:noProof/>
            <w:sz w:val="21"/>
            <w:szCs w:val="21"/>
          </w:rPr>
          <w:t>Basic</w:t>
        </w:r>
        <w:r w:rsidR="00811AAF" w:rsidRPr="00811AAF">
          <w:rPr>
            <w:rStyle w:val="Hipervnculo"/>
            <w:noProof/>
            <w:sz w:val="21"/>
            <w:szCs w:val="21"/>
          </w:rPr>
          <w:t xml:space="preserve">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11CEEAC1" w14:textId="77777777" w:rsidR="00811AAF" w:rsidRPr="00811AAF" w:rsidRDefault="00F25491">
      <w:pPr>
        <w:pStyle w:val="Tabladeilustraciones"/>
        <w:tabs>
          <w:tab w:val="right" w:leader="dot" w:pos="8495"/>
        </w:tabs>
        <w:rPr>
          <w:noProof/>
          <w:sz w:val="21"/>
          <w:szCs w:val="21"/>
          <w:lang w:val="es-ES"/>
        </w:rPr>
      </w:pPr>
      <w:hyperlink w:anchor="_Toc513107630" w:history="1">
        <w:r w:rsidR="00811AAF" w:rsidRPr="00811AAF">
          <w:rPr>
            <w:rStyle w:val="Hipervnculo"/>
            <w:noProof/>
            <w:sz w:val="21"/>
            <w:szCs w:val="21"/>
          </w:rPr>
          <w:t>Table 81: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A1095FA" w14:textId="77777777" w:rsidR="00811AAF" w:rsidRPr="00811AAF" w:rsidRDefault="00F25491">
      <w:pPr>
        <w:pStyle w:val="Tabladeilustraciones"/>
        <w:tabs>
          <w:tab w:val="right" w:leader="dot" w:pos="8495"/>
        </w:tabs>
        <w:rPr>
          <w:noProof/>
          <w:sz w:val="21"/>
          <w:szCs w:val="21"/>
          <w:lang w:val="es-ES"/>
        </w:rPr>
      </w:pPr>
      <w:hyperlink w:anchor="_Toc513107631" w:history="1">
        <w:r w:rsidR="00811AAF" w:rsidRPr="00811AAF">
          <w:rPr>
            <w:rStyle w:val="Hipervnculo"/>
            <w:noProof/>
            <w:sz w:val="21"/>
            <w:szCs w:val="21"/>
          </w:rPr>
          <w:t>Table 82: Tendering Criterion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79566392" w14:textId="77777777" w:rsidR="00811AAF" w:rsidRPr="00811AAF" w:rsidRDefault="00F25491">
      <w:pPr>
        <w:pStyle w:val="Tabladeilustraciones"/>
        <w:tabs>
          <w:tab w:val="right" w:leader="dot" w:pos="8495"/>
        </w:tabs>
        <w:rPr>
          <w:noProof/>
          <w:sz w:val="21"/>
          <w:szCs w:val="21"/>
          <w:lang w:val="es-ES"/>
        </w:rPr>
      </w:pPr>
      <w:hyperlink w:anchor="_Toc513107632" w:history="1">
        <w:r w:rsidR="00811AAF" w:rsidRPr="00811AAF">
          <w:rPr>
            <w:rStyle w:val="Hipervnculo"/>
            <w:noProof/>
            <w:sz w:val="21"/>
            <w:szCs w:val="21"/>
          </w:rPr>
          <w:t>Table 83: Legislation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0236CA62" w14:textId="77777777" w:rsidR="00811AAF" w:rsidRPr="00811AAF" w:rsidRDefault="00F25491">
      <w:pPr>
        <w:pStyle w:val="Tabladeilustraciones"/>
        <w:tabs>
          <w:tab w:val="right" w:leader="dot" w:pos="8495"/>
        </w:tabs>
        <w:rPr>
          <w:noProof/>
          <w:sz w:val="21"/>
          <w:szCs w:val="21"/>
          <w:lang w:val="es-ES"/>
        </w:rPr>
      </w:pPr>
      <w:hyperlink w:anchor="_Toc513107633" w:history="1">
        <w:r w:rsidR="00811AAF" w:rsidRPr="00811AAF">
          <w:rPr>
            <w:rStyle w:val="Hipervnculo"/>
            <w:noProof/>
            <w:sz w:val="21"/>
            <w:szCs w:val="21"/>
          </w:rPr>
          <w:t>Table 84: Tendering Criterion Property Group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0AFECC46" w14:textId="77777777" w:rsidR="00811AAF" w:rsidRPr="00811AAF" w:rsidRDefault="00F25491">
      <w:pPr>
        <w:pStyle w:val="Tabladeilustraciones"/>
        <w:tabs>
          <w:tab w:val="right" w:leader="dot" w:pos="8495"/>
        </w:tabs>
        <w:rPr>
          <w:noProof/>
          <w:sz w:val="21"/>
          <w:szCs w:val="21"/>
          <w:lang w:val="es-ES"/>
        </w:rPr>
      </w:pPr>
      <w:hyperlink w:anchor="_Toc513107634" w:history="1">
        <w:r w:rsidR="00811AAF" w:rsidRPr="00811AAF">
          <w:rPr>
            <w:rStyle w:val="Hipervnculo"/>
            <w:noProof/>
            <w:sz w:val="21"/>
            <w:szCs w:val="21"/>
          </w:rPr>
          <w:t>Table 85: Tendering Criterion Property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81</w:t>
        </w:r>
        <w:r w:rsidR="00811AAF" w:rsidRPr="00811AAF">
          <w:rPr>
            <w:noProof/>
            <w:webHidden/>
            <w:sz w:val="21"/>
            <w:szCs w:val="21"/>
          </w:rPr>
          <w:fldChar w:fldCharType="end"/>
        </w:r>
      </w:hyperlink>
    </w:p>
    <w:p w14:paraId="6BEF5586" w14:textId="51488204" w:rsidR="00811AAF" w:rsidRPr="00811AAF" w:rsidRDefault="00F25491">
      <w:pPr>
        <w:pStyle w:val="Tabladeilustraciones"/>
        <w:tabs>
          <w:tab w:val="right" w:leader="dot" w:pos="8495"/>
        </w:tabs>
        <w:rPr>
          <w:noProof/>
          <w:sz w:val="21"/>
          <w:szCs w:val="21"/>
          <w:lang w:val="es-ES"/>
        </w:rPr>
      </w:pPr>
      <w:hyperlink w:anchor="_Toc513107635" w:history="1">
        <w:r w:rsidR="00811AAF" w:rsidRPr="00811AAF">
          <w:rPr>
            <w:rStyle w:val="Hipervnculo"/>
            <w:noProof/>
            <w:sz w:val="21"/>
            <w:szCs w:val="21"/>
          </w:rPr>
          <w:t xml:space="preserve">Table 86: Tendering Criterion - </w:t>
        </w:r>
        <w:r w:rsidR="00A57888">
          <w:rPr>
            <w:rStyle w:val="Hipervnculo"/>
            <w:noProof/>
            <w:sz w:val="21"/>
            <w:szCs w:val="21"/>
          </w:rPr>
          <w:t>Extended</w:t>
        </w:r>
        <w:r w:rsidR="00811AAF" w:rsidRPr="00811AAF">
          <w:rPr>
            <w:rStyle w:val="Hipervnculo"/>
            <w:noProof/>
            <w:sz w:val="21"/>
            <w:szCs w:val="21"/>
          </w:rPr>
          <w:t xml:space="preserve">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57B0DA13" w14:textId="77777777" w:rsidR="00811AAF" w:rsidRPr="00811AAF" w:rsidRDefault="00F25491">
      <w:pPr>
        <w:pStyle w:val="Tabladeilustraciones"/>
        <w:tabs>
          <w:tab w:val="right" w:leader="dot" w:pos="8495"/>
        </w:tabs>
        <w:rPr>
          <w:noProof/>
          <w:sz w:val="21"/>
          <w:szCs w:val="21"/>
          <w:lang w:val="es-ES"/>
        </w:rPr>
      </w:pPr>
      <w:hyperlink w:anchor="_Toc513107636" w:history="1">
        <w:r w:rsidR="00811AAF" w:rsidRPr="00811AAF">
          <w:rPr>
            <w:rStyle w:val="Hipervnculo"/>
            <w:noProof/>
            <w:sz w:val="21"/>
            <w:szCs w:val="21"/>
          </w:rPr>
          <w:t>Table 87: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36AAE4E4" w14:textId="77777777" w:rsidR="00811AAF" w:rsidRPr="00811AAF" w:rsidRDefault="00F25491">
      <w:pPr>
        <w:pStyle w:val="Tabladeilustraciones"/>
        <w:tabs>
          <w:tab w:val="right" w:leader="dot" w:pos="8495"/>
        </w:tabs>
        <w:rPr>
          <w:noProof/>
          <w:sz w:val="21"/>
          <w:szCs w:val="21"/>
          <w:lang w:val="es-ES"/>
        </w:rPr>
      </w:pPr>
      <w:hyperlink w:anchor="_Toc513107637" w:history="1">
        <w:r w:rsidR="00811AAF" w:rsidRPr="00811AAF">
          <w:rPr>
            <w:rStyle w:val="Hipervnculo"/>
            <w:noProof/>
            <w:sz w:val="21"/>
            <w:szCs w:val="21"/>
          </w:rPr>
          <w:t>Table 88: Tendering Criterion Response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551BDE70" w14:textId="77777777" w:rsidR="00811AAF" w:rsidRPr="00811AAF" w:rsidRDefault="00F25491">
      <w:pPr>
        <w:pStyle w:val="Tabladeilustraciones"/>
        <w:tabs>
          <w:tab w:val="right" w:leader="dot" w:pos="8495"/>
        </w:tabs>
        <w:rPr>
          <w:noProof/>
          <w:sz w:val="21"/>
          <w:szCs w:val="21"/>
          <w:lang w:val="es-ES"/>
        </w:rPr>
      </w:pPr>
      <w:hyperlink w:anchor="_Toc513107638" w:history="1">
        <w:r w:rsidR="00811AAF" w:rsidRPr="00811AAF">
          <w:rPr>
            <w:rStyle w:val="Hipervnculo"/>
            <w:noProof/>
            <w:sz w:val="21"/>
            <w:szCs w:val="21"/>
          </w:rPr>
          <w:t>Table 89: Response Value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85</w:t>
        </w:r>
        <w:r w:rsidR="00811AAF" w:rsidRPr="00811AAF">
          <w:rPr>
            <w:noProof/>
            <w:webHidden/>
            <w:sz w:val="21"/>
            <w:szCs w:val="21"/>
          </w:rPr>
          <w:fldChar w:fldCharType="end"/>
        </w:r>
      </w:hyperlink>
    </w:p>
    <w:p w14:paraId="29313FD6" w14:textId="77777777" w:rsidR="00811AAF" w:rsidRPr="00811AAF" w:rsidRDefault="00F25491">
      <w:pPr>
        <w:pStyle w:val="Tabladeilustraciones"/>
        <w:tabs>
          <w:tab w:val="right" w:leader="dot" w:pos="8495"/>
        </w:tabs>
        <w:rPr>
          <w:noProof/>
          <w:sz w:val="21"/>
          <w:szCs w:val="21"/>
          <w:lang w:val="es-ES"/>
        </w:rPr>
      </w:pPr>
      <w:hyperlink w:anchor="_Toc513107639" w:history="1">
        <w:r w:rsidR="00811AAF" w:rsidRPr="00811AAF">
          <w:rPr>
            <w:rStyle w:val="Hipervnculo"/>
            <w:noProof/>
            <w:sz w:val="21"/>
            <w:szCs w:val="21"/>
          </w:rPr>
          <w:t>Table 90: Matching between data type and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616AC3B7" w14:textId="77777777" w:rsidR="00811AAF" w:rsidRPr="00811AAF" w:rsidRDefault="00F25491">
      <w:pPr>
        <w:pStyle w:val="Tabladeilustraciones"/>
        <w:tabs>
          <w:tab w:val="right" w:leader="dot" w:pos="8495"/>
        </w:tabs>
        <w:rPr>
          <w:noProof/>
          <w:sz w:val="21"/>
          <w:szCs w:val="21"/>
          <w:lang w:val="es-ES"/>
        </w:rPr>
      </w:pPr>
      <w:hyperlink w:anchor="_Toc513107640" w:history="1">
        <w:r w:rsidR="00811AAF" w:rsidRPr="00811AAF">
          <w:rPr>
            <w:rStyle w:val="Hipervnculo"/>
            <w:noProof/>
            <w:sz w:val="21"/>
            <w:szCs w:val="21"/>
          </w:rPr>
          <w:t>Table 91: Evidence Supplied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57E32E8D" w14:textId="77777777" w:rsidR="00811AAF" w:rsidRPr="00811AAF" w:rsidRDefault="00F25491">
      <w:pPr>
        <w:pStyle w:val="Tabladeilustraciones"/>
        <w:tabs>
          <w:tab w:val="right" w:leader="dot" w:pos="8495"/>
        </w:tabs>
        <w:rPr>
          <w:noProof/>
          <w:sz w:val="21"/>
          <w:szCs w:val="21"/>
          <w:lang w:val="es-ES"/>
        </w:rPr>
      </w:pPr>
      <w:hyperlink w:anchor="_Toc513107641" w:history="1">
        <w:r w:rsidR="00811AAF" w:rsidRPr="00811AAF">
          <w:rPr>
            <w:rStyle w:val="Hipervnculo"/>
            <w:noProof/>
            <w:sz w:val="21"/>
            <w:szCs w:val="21"/>
          </w:rPr>
          <w:t>Table 92: Other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88</w:t>
        </w:r>
        <w:r w:rsidR="00811AAF" w:rsidRPr="00811AAF">
          <w:rPr>
            <w:noProof/>
            <w:webHidden/>
            <w:sz w:val="21"/>
            <w:szCs w:val="21"/>
          </w:rPr>
          <w:fldChar w:fldCharType="end"/>
        </w:r>
      </w:hyperlink>
    </w:p>
    <w:p w14:paraId="417DC6B7" w14:textId="77777777" w:rsidR="00811AAF" w:rsidRPr="00811AAF" w:rsidRDefault="00F25491">
      <w:pPr>
        <w:pStyle w:val="Tabladeilustraciones"/>
        <w:tabs>
          <w:tab w:val="right" w:leader="dot" w:pos="8495"/>
        </w:tabs>
        <w:rPr>
          <w:noProof/>
          <w:sz w:val="21"/>
          <w:szCs w:val="21"/>
          <w:lang w:val="es-ES"/>
        </w:rPr>
      </w:pPr>
      <w:hyperlink w:anchor="_Toc513107642" w:history="1">
        <w:r w:rsidR="00811AAF" w:rsidRPr="00811AAF">
          <w:rPr>
            <w:rStyle w:val="Hipervnculo"/>
            <w:noProof/>
            <w:sz w:val="21"/>
            <w:szCs w:val="21"/>
          </w:rPr>
          <w:t>Table 93: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90</w:t>
        </w:r>
        <w:r w:rsidR="00811AAF" w:rsidRPr="00811AAF">
          <w:rPr>
            <w:noProof/>
            <w:webHidden/>
            <w:sz w:val="21"/>
            <w:szCs w:val="21"/>
          </w:rPr>
          <w:fldChar w:fldCharType="end"/>
        </w:r>
      </w:hyperlink>
    </w:p>
    <w:p w14:paraId="113D3F1D" w14:textId="77777777" w:rsidR="00811AAF" w:rsidRPr="00811AAF" w:rsidRDefault="00F25491">
      <w:pPr>
        <w:pStyle w:val="Tabladeilustraciones"/>
        <w:tabs>
          <w:tab w:val="right" w:leader="dot" w:pos="8495"/>
        </w:tabs>
        <w:rPr>
          <w:noProof/>
          <w:sz w:val="21"/>
          <w:szCs w:val="21"/>
          <w:lang w:val="es-ES"/>
        </w:rPr>
      </w:pPr>
      <w:hyperlink w:anchor="_Toc513107643" w:history="1">
        <w:r w:rsidR="00811AAF" w:rsidRPr="00811AAF">
          <w:rPr>
            <w:rStyle w:val="Hipervnculo"/>
            <w:noProof/>
            <w:sz w:val="21"/>
            <w:szCs w:val="21"/>
          </w:rPr>
          <w:t>Table 94: Compulsory root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92</w:t>
        </w:r>
        <w:r w:rsidR="00811AAF" w:rsidRPr="00811AAF">
          <w:rPr>
            <w:noProof/>
            <w:webHidden/>
            <w:sz w:val="21"/>
            <w:szCs w:val="21"/>
          </w:rPr>
          <w:fldChar w:fldCharType="end"/>
        </w:r>
      </w:hyperlink>
    </w:p>
    <w:p w14:paraId="5621F7E2" w14:textId="77777777" w:rsidR="0037237F" w:rsidRPr="00CA2BE9" w:rsidRDefault="00873284" w:rsidP="0037237F">
      <w:pPr>
        <w:rPr>
          <w:rFonts w:eastAsia="Times New Roman"/>
          <w:b/>
          <w:bCs/>
          <w:color w:val="034EA2"/>
          <w:sz w:val="28"/>
          <w:szCs w:val="28"/>
        </w:rPr>
      </w:pPr>
      <w:r w:rsidRPr="00811AAF">
        <w:rPr>
          <w:sz w:val="21"/>
          <w:szCs w:val="21"/>
        </w:rPr>
        <w:fldChar w:fldCharType="end"/>
      </w:r>
      <w:r w:rsidR="0037237F" w:rsidRPr="00CA2BE9">
        <w:br w:type="page"/>
      </w:r>
    </w:p>
    <w:p w14:paraId="19915550" w14:textId="77777777" w:rsidR="002E6B7D" w:rsidRDefault="002E6B7D" w:rsidP="007A7375">
      <w:pPr>
        <w:pStyle w:val="Ttulo1"/>
      </w:pPr>
      <w:bookmarkStart w:id="6" w:name="_Toc513107644"/>
      <w:r>
        <w:lastRenderedPageBreak/>
        <w:t>Structure of the Document</w:t>
      </w:r>
      <w:bookmarkEnd w:id="6"/>
    </w:p>
    <w:p w14:paraId="6718216B" w14:textId="37E54254" w:rsidR="00FC38A2" w:rsidRDefault="00FC38A2" w:rsidP="002E6B7D">
      <w:pPr>
        <w:pStyle w:val="Ttulo2"/>
      </w:pPr>
      <w:bookmarkStart w:id="7" w:name="_Toc513107645"/>
      <w:r>
        <w:t>Introduction</w:t>
      </w:r>
      <w:bookmarkEnd w:id="7"/>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Prrafodelista"/>
        <w:numPr>
          <w:ilvl w:val="0"/>
          <w:numId w:val="44"/>
        </w:numPr>
        <w:rPr>
          <w:rFonts w:ascii="Calibri" w:hAnsi="Calibri" w:cs="Arial"/>
        </w:rPr>
      </w:pPr>
      <w:r>
        <w:t xml:space="preserve">To map </w:t>
      </w:r>
      <w:r w:rsidRPr="000571E5">
        <w:rPr>
          <w:rFonts w:ascii="Calibri" w:hAnsi="Calibri" w:cs="Arial"/>
        </w:rPr>
        <w:t>the test cases identified in the document [</w:t>
      </w:r>
      <w:r>
        <w:rPr>
          <w:rFonts w:ascii="Calibri" w:hAnsi="Calibri" w:cs="Arial"/>
        </w:rPr>
        <w:t>ESPD_Testcases_V01];</w:t>
      </w:r>
    </w:p>
    <w:p w14:paraId="000DD722" w14:textId="219A0E78" w:rsidR="000571E5" w:rsidRDefault="000571E5" w:rsidP="000571E5">
      <w:pPr>
        <w:pStyle w:val="Prrafodelista"/>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rules and map them with UBL-2.2 XSD;</w:t>
      </w:r>
    </w:p>
    <w:p w14:paraId="47ABB70B" w14:textId="793ACEAE" w:rsidR="00B939CC" w:rsidRPr="000571E5" w:rsidRDefault="00B939CC" w:rsidP="000571E5">
      <w:pPr>
        <w:pStyle w:val="Prrafodelista"/>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Ttulo2"/>
      </w:pPr>
      <w:bookmarkStart w:id="8" w:name="_Toc513107646"/>
      <w:r>
        <w:t>Input Documents</w:t>
      </w:r>
      <w:bookmarkEnd w:id="8"/>
    </w:p>
    <w:tbl>
      <w:tblPr>
        <w:tblStyle w:val="Tablaconcuadrcula"/>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Prrafodelista"/>
              <w:numPr>
                <w:ilvl w:val="0"/>
                <w:numId w:val="8"/>
              </w:numPr>
              <w:spacing w:before="60" w:after="60"/>
              <w:ind w:firstLine="0"/>
            </w:pPr>
            <w:bookmarkStart w:id="9" w:name="_Ref502923304"/>
          </w:p>
        </w:tc>
        <w:bookmarkEnd w:id="9"/>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Prrafodelista"/>
              <w:numPr>
                <w:ilvl w:val="0"/>
                <w:numId w:val="8"/>
              </w:numPr>
              <w:spacing w:before="60" w:after="60"/>
              <w:ind w:firstLine="0"/>
            </w:pPr>
            <w:bookmarkStart w:id="10" w:name="_Ref503168367"/>
          </w:p>
        </w:tc>
        <w:bookmarkEnd w:id="10"/>
        <w:tc>
          <w:tcPr>
            <w:tcW w:w="1584" w:type="pct"/>
          </w:tcPr>
          <w:p w14:paraId="18E55736" w14:textId="36DBDA6B" w:rsidR="00F35472" w:rsidRPr="002E6B7D" w:rsidRDefault="00F35472" w:rsidP="002E6B7D">
            <w:pPr>
              <w:spacing w:before="60" w:after="60"/>
              <w:jc w:val="center"/>
            </w:pPr>
            <w:r>
              <w:t xml:space="preserve">XML Implementation Guide </w:t>
            </w:r>
            <w:r>
              <w:rPr>
                <w:rStyle w:val="Refdenotaalpi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Prrafodelista"/>
              <w:numPr>
                <w:ilvl w:val="0"/>
                <w:numId w:val="8"/>
              </w:numPr>
              <w:spacing w:before="60" w:after="60"/>
              <w:ind w:firstLine="0"/>
            </w:pPr>
            <w:bookmarkStart w:id="11" w:name="_Ref503168500"/>
          </w:p>
        </w:tc>
        <w:bookmarkEnd w:id="11"/>
        <w:tc>
          <w:tcPr>
            <w:tcW w:w="1584" w:type="pct"/>
          </w:tcPr>
          <w:p w14:paraId="606D9CF8" w14:textId="3EDA5EFD" w:rsidR="00F35472" w:rsidRDefault="00F35472" w:rsidP="002E6B7D">
            <w:pPr>
              <w:spacing w:before="60" w:after="60"/>
              <w:jc w:val="center"/>
            </w:pPr>
            <w:r>
              <w:t xml:space="preserve">Data Structures </w:t>
            </w:r>
            <w:r w:rsidR="00A57888">
              <w:t>Basic</w:t>
            </w:r>
            <w:r>
              <w:t xml:space="preserve"> </w:t>
            </w:r>
            <w:r>
              <w:rPr>
                <w:rStyle w:val="Refdenotaalpi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Prrafodelista"/>
              <w:numPr>
                <w:ilvl w:val="0"/>
                <w:numId w:val="8"/>
              </w:numPr>
              <w:spacing w:before="60" w:after="60"/>
              <w:ind w:firstLine="0"/>
            </w:pPr>
            <w:bookmarkStart w:id="12" w:name="_Ref511981328"/>
          </w:p>
        </w:tc>
        <w:bookmarkEnd w:id="12"/>
        <w:tc>
          <w:tcPr>
            <w:tcW w:w="1584" w:type="pct"/>
          </w:tcPr>
          <w:p w14:paraId="00FEE8AD" w14:textId="47761697" w:rsidR="00373C61" w:rsidRDefault="00373C61" w:rsidP="00373C61">
            <w:pPr>
              <w:spacing w:before="60" w:after="60"/>
              <w:jc w:val="center"/>
            </w:pPr>
            <w:r>
              <w:t xml:space="preserve">Data Structures </w:t>
            </w:r>
            <w:r w:rsidR="00A57888">
              <w:t>Extended</w:t>
            </w:r>
            <w:r w:rsidR="00B939CC">
              <w:t xml:space="preserve"> </w:t>
            </w:r>
            <w:r w:rsidR="00B939CC">
              <w:rPr>
                <w:rStyle w:val="Refdenotaalpi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Descripcin"/>
      </w:pPr>
      <w:bookmarkStart w:id="13" w:name="_Toc513107550"/>
      <w:r>
        <w:t xml:space="preserve">Table </w:t>
      </w:r>
      <w:r w:rsidR="00DE59C8">
        <w:fldChar w:fldCharType="begin"/>
      </w:r>
      <w:r w:rsidR="00DE59C8">
        <w:instrText xml:space="preserve"> SEQ Table \* ARABIC </w:instrText>
      </w:r>
      <w:r w:rsidR="00DE59C8">
        <w:fldChar w:fldCharType="separate"/>
      </w:r>
      <w:r w:rsidR="00811AAF">
        <w:rPr>
          <w:noProof/>
        </w:rPr>
        <w:t>1</w:t>
      </w:r>
      <w:r w:rsidR="00DE59C8">
        <w:fldChar w:fldCharType="end"/>
      </w:r>
      <w:r>
        <w:t>: List of Input documents</w:t>
      </w:r>
      <w:bookmarkEnd w:id="13"/>
    </w:p>
    <w:p w14:paraId="542683EF" w14:textId="77777777" w:rsidR="007D363D" w:rsidRDefault="007D363D" w:rsidP="007D363D">
      <w:pPr>
        <w:pStyle w:val="Ttulo2"/>
      </w:pPr>
      <w:bookmarkStart w:id="14" w:name="_Toc513107647"/>
      <w:r>
        <w:t>Process</w:t>
      </w:r>
      <w:bookmarkEnd w:id="14"/>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Prrafodelista"/>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AAF">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Prrafodelista"/>
        <w:numPr>
          <w:ilvl w:val="0"/>
          <w:numId w:val="9"/>
        </w:numPr>
      </w:pPr>
      <w:r>
        <w:t xml:space="preserve">For each </w:t>
      </w:r>
      <w:r w:rsidRPr="000572F1">
        <w:rPr>
          <w:b/>
        </w:rPr>
        <w:t>Mapping Rule ID</w:t>
      </w:r>
      <w:r>
        <w:t xml:space="preserve">: </w:t>
      </w:r>
    </w:p>
    <w:p w14:paraId="75D9C178" w14:textId="0838DBB1" w:rsidR="00D41C19" w:rsidRDefault="00D41C19" w:rsidP="003F0AFA">
      <w:pPr>
        <w:pStyle w:val="Prrafodelista"/>
        <w:numPr>
          <w:ilvl w:val="1"/>
          <w:numId w:val="9"/>
        </w:numPr>
      </w:pPr>
      <w:r>
        <w:t>Map each of the rules to UBL-2.2 XSD as description;</w:t>
      </w:r>
    </w:p>
    <w:p w14:paraId="5FDCA3B8" w14:textId="6C34E1F5" w:rsidR="00D41C19" w:rsidRDefault="00D41C19" w:rsidP="003F0AFA">
      <w:pPr>
        <w:pStyle w:val="Prrafodelista"/>
        <w:numPr>
          <w:ilvl w:val="1"/>
          <w:numId w:val="9"/>
        </w:numPr>
      </w:pPr>
      <w:r>
        <w:t>Identify the whole path within UBL-2.2 XSD;</w:t>
      </w:r>
    </w:p>
    <w:p w14:paraId="1D30979B" w14:textId="41CFA567" w:rsidR="00D41C19" w:rsidRDefault="00D41C19" w:rsidP="003F0AFA">
      <w:pPr>
        <w:pStyle w:val="Prrafodelista"/>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AAF">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AAF">
        <w:t>[RD01]</w:t>
      </w:r>
      <w:r w:rsidR="0069093A" w:rsidRPr="00C153E2">
        <w:fldChar w:fldCharType="end"/>
      </w:r>
      <w:r w:rsidR="0069093A">
        <w:t>.</w:t>
      </w:r>
    </w:p>
    <w:p w14:paraId="388C36CE" w14:textId="6CC6313C" w:rsidR="0069093A" w:rsidRDefault="006D1B40" w:rsidP="003F0AFA">
      <w:pPr>
        <w:pStyle w:val="Prrafodelista"/>
        <w:numPr>
          <w:ilvl w:val="0"/>
          <w:numId w:val="9"/>
        </w:numPr>
      </w:pPr>
      <w:r>
        <w:t xml:space="preserve">Identify the rules coming from Data Structures </w:t>
      </w:r>
      <w:r w:rsidR="00A57888">
        <w:t>Basic</w:t>
      </w:r>
      <w:r w:rsidR="0078757A">
        <w:t xml:space="preserve"> spreadsheet </w:t>
      </w:r>
      <w:r w:rsidR="0078757A">
        <w:fldChar w:fldCharType="begin"/>
      </w:r>
      <w:r w:rsidR="0078757A">
        <w:instrText xml:space="preserve"> REF _Ref503168500 \r \h </w:instrText>
      </w:r>
      <w:r w:rsidR="0078757A">
        <w:fldChar w:fldCharType="separate"/>
      </w:r>
      <w:r w:rsidR="00811AAF">
        <w:t>[RD03]</w:t>
      </w:r>
      <w:r w:rsidR="0078757A">
        <w:fldChar w:fldCharType="end"/>
      </w:r>
      <w:r w:rsidR="006D3703">
        <w:t xml:space="preserve"> and </w:t>
      </w:r>
      <w:r w:rsidR="00A57888">
        <w:t>Extended</w:t>
      </w:r>
      <w:r w:rsidR="006D3703">
        <w:t xml:space="preserve"> </w:t>
      </w:r>
      <w:r w:rsidR="006D3703">
        <w:fldChar w:fldCharType="begin"/>
      </w:r>
      <w:r w:rsidR="006D3703">
        <w:instrText xml:space="preserve"> REF _Ref511981328 \r \h </w:instrText>
      </w:r>
      <w:r w:rsidR="006D3703">
        <w:fldChar w:fldCharType="separate"/>
      </w:r>
      <w:r w:rsidR="00811AAF">
        <w:t>[RD04]</w:t>
      </w:r>
      <w:r w:rsidR="006D3703">
        <w:fldChar w:fldCharType="end"/>
      </w:r>
      <w:r w:rsidR="006D3703">
        <w:t>.</w:t>
      </w:r>
    </w:p>
    <w:p w14:paraId="666CFBD3" w14:textId="3D34AED1" w:rsidR="007D363D" w:rsidRDefault="0078757A" w:rsidP="003F0AFA">
      <w:pPr>
        <w:pStyle w:val="Prrafodelista"/>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AAF">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Ttulo2"/>
      </w:pPr>
      <w:bookmarkStart w:id="15" w:name="_Toc513107648"/>
      <w:r>
        <w:t>Tables</w:t>
      </w:r>
      <w:bookmarkEnd w:id="15"/>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Prrafodelista"/>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AAF">
        <w:t>[RD01]</w:t>
      </w:r>
      <w:r w:rsidR="00D906DB" w:rsidRPr="00D906DB">
        <w:fldChar w:fldCharType="end"/>
      </w:r>
      <w:r w:rsidRPr="00D906DB">
        <w:t xml:space="preserve"> </w:t>
      </w:r>
      <w:r>
        <w:t xml:space="preserve">and mapping it into the </w:t>
      </w:r>
      <w:r w:rsidR="00DE6441">
        <w:t xml:space="preserve">UBL-2.2 </w:t>
      </w:r>
      <w:r>
        <w:t>XSD.</w:t>
      </w:r>
    </w:p>
    <w:tbl>
      <w:tblPr>
        <w:tblStyle w:val="Tablaconcuadrcula"/>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AAF">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7AB07CF9" w:rsidR="00F35472" w:rsidRPr="00C73F14" w:rsidRDefault="00A57888" w:rsidP="00325629">
            <w:pPr>
              <w:spacing w:before="60" w:after="60"/>
              <w:rPr>
                <w:sz w:val="20"/>
              </w:rPr>
            </w:pPr>
            <w:r>
              <w:rPr>
                <w:sz w:val="20"/>
              </w:rPr>
              <w:t>Basic</w:t>
            </w:r>
            <w:r w:rsidR="00F35472" w:rsidRPr="00C73F14">
              <w:rPr>
                <w:sz w:val="20"/>
              </w:rPr>
              <w:t xml:space="preserve"> or </w:t>
            </w:r>
            <w:r>
              <w:rPr>
                <w:sz w:val="20"/>
              </w:rPr>
              <w:t>Extended</w:t>
            </w:r>
            <w:r w:rsidR="00F35472" w:rsidRPr="00C73F14">
              <w:rPr>
                <w:sz w:val="20"/>
              </w:rPr>
              <w:t xml:space="preserve"> ESPD</w:t>
            </w:r>
          </w:p>
        </w:tc>
        <w:tc>
          <w:tcPr>
            <w:tcW w:w="0" w:type="auto"/>
            <w:gridSpan w:val="3"/>
          </w:tcPr>
          <w:p w14:paraId="4519BAB3" w14:textId="47117554" w:rsidR="00F35472" w:rsidRPr="00C73F14" w:rsidRDefault="00822EC2" w:rsidP="00325629">
            <w:pPr>
              <w:spacing w:before="60" w:after="60"/>
              <w:rPr>
                <w:sz w:val="20"/>
              </w:rPr>
            </w:pPr>
            <w:r w:rsidRPr="00C73F14">
              <w:rPr>
                <w:sz w:val="20"/>
              </w:rPr>
              <w:t>/cbc</w:t>
            </w:r>
            <w:proofErr w:type="gramStart"/>
            <w:r w:rsidRPr="00C73F14">
              <w:rPr>
                <w:sz w:val="20"/>
              </w:rPr>
              <w:t>:QualificationApplicationTypeCode</w:t>
            </w:r>
            <w:proofErr w:type="gramEnd"/>
            <w:r w:rsidRPr="00C73F14">
              <w:rPr>
                <w:sz w:val="20"/>
              </w:rPr>
              <w:t xml:space="preserve"> value, either </w:t>
            </w:r>
            <w:r w:rsidR="00E16522">
              <w:rPr>
                <w:sz w:val="20"/>
              </w:rPr>
              <w:t>Basic</w:t>
            </w:r>
            <w:r w:rsidRPr="00C73F14">
              <w:rPr>
                <w:sz w:val="20"/>
              </w:rPr>
              <w:t xml:space="preserve"> or </w:t>
            </w:r>
            <w:r w:rsidR="00A57888">
              <w:rPr>
                <w:sz w:val="20"/>
              </w:rPr>
              <w:t>Extended</w:t>
            </w:r>
            <w:r w:rsidRPr="00C73F14">
              <w:rPr>
                <w:sz w:val="20"/>
              </w:rPr>
              <w:t xml:space="preserve">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w:t>
            </w:r>
            <w:proofErr w:type="gramStart"/>
            <w:r w:rsidRPr="00C73F14">
              <w:rPr>
                <w:sz w:val="20"/>
              </w:rPr>
              <w:t>:ProcurementProjectLot</w:t>
            </w:r>
            <w:proofErr w:type="gramEnd"/>
            <w:r w:rsidRPr="00C73F14">
              <w:rPr>
                <w:sz w:val="20"/>
              </w:rPr>
              <w:t xml:space="preserve">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w:t>
            </w:r>
            <w:proofErr w:type="gramStart"/>
            <w:r w:rsidRPr="00C73F14">
              <w:rPr>
                <w:sz w:val="20"/>
              </w:rPr>
              <w:t>:ProcedureCode</w:t>
            </w:r>
            <w:proofErr w:type="gramEnd"/>
            <w:r w:rsidRPr="00C73F14">
              <w:rPr>
                <w:sz w:val="20"/>
              </w:rPr>
              <w:t>).</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Descripcin"/>
      </w:pPr>
      <w:bookmarkStart w:id="16" w:name="_Toc513107551"/>
      <w:r>
        <w:t xml:space="preserve">Table </w:t>
      </w:r>
      <w:r w:rsidR="00DE59C8">
        <w:fldChar w:fldCharType="begin"/>
      </w:r>
      <w:r w:rsidR="00DE59C8">
        <w:instrText xml:space="preserve"> SEQ Table \* ARABIC </w:instrText>
      </w:r>
      <w:r w:rsidR="00DE59C8">
        <w:fldChar w:fldCharType="separate"/>
      </w:r>
      <w:r w:rsidR="00811AAF">
        <w:rPr>
          <w:noProof/>
        </w:rPr>
        <w:t>2</w:t>
      </w:r>
      <w:r w:rsidR="00DE59C8">
        <w:fldChar w:fldCharType="end"/>
      </w:r>
      <w:r>
        <w:t>: Test Case ID example</w:t>
      </w:r>
      <w:bookmarkEnd w:id="16"/>
    </w:p>
    <w:p w14:paraId="2580DB02" w14:textId="289F51B2" w:rsidR="0085305C" w:rsidRDefault="00D906DB" w:rsidP="00DE6441">
      <w:pPr>
        <w:pStyle w:val="Prrafodelista"/>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AAF">
        <w:t>[RD01]</w:t>
      </w:r>
      <w:r w:rsidR="0085305C" w:rsidRPr="00C153E2">
        <w:fldChar w:fldCharType="end"/>
      </w:r>
      <w:r w:rsidR="0085305C">
        <w:t>, the following table describes its mapping in natural language:</w:t>
      </w:r>
    </w:p>
    <w:tbl>
      <w:tblPr>
        <w:tblStyle w:val="Tablaconcuadrcula"/>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AAF">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Descripcin"/>
      </w:pPr>
      <w:bookmarkStart w:id="17" w:name="_Toc513107552"/>
      <w:r>
        <w:t xml:space="preserve">Table </w:t>
      </w:r>
      <w:r w:rsidR="00DE59C8">
        <w:fldChar w:fldCharType="begin"/>
      </w:r>
      <w:r w:rsidR="00DE59C8">
        <w:instrText xml:space="preserve"> SEQ Table \* ARABIC </w:instrText>
      </w:r>
      <w:r w:rsidR="00DE59C8">
        <w:fldChar w:fldCharType="separate"/>
      </w:r>
      <w:r w:rsidR="00811AAF">
        <w:rPr>
          <w:noProof/>
        </w:rPr>
        <w:t>3</w:t>
      </w:r>
      <w:r w:rsidR="00DE59C8">
        <w:fldChar w:fldCharType="end"/>
      </w:r>
      <w:r>
        <w:t>: Mapping rule ID example</w:t>
      </w:r>
      <w:bookmarkEnd w:id="17"/>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Ttulo1"/>
      </w:pPr>
      <w:bookmarkStart w:id="18" w:name="_Toc513107649"/>
      <w:r>
        <w:lastRenderedPageBreak/>
        <w:t>ESPDRequest</w:t>
      </w:r>
      <w:bookmarkEnd w:id="18"/>
    </w:p>
    <w:p w14:paraId="5EF03450" w14:textId="36D5B1B7" w:rsidR="00707417" w:rsidRDefault="00707417" w:rsidP="00707417">
      <w:pPr>
        <w:pStyle w:val="Ttulo2"/>
      </w:pPr>
      <w:bookmarkStart w:id="19" w:name="_Toc513107650"/>
      <w:r>
        <w:t>List of Test Cases</w:t>
      </w:r>
      <w:bookmarkEnd w:id="19"/>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aconcuadrcula"/>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74A6FAAE" w:rsidR="001A63F0" w:rsidRPr="00FF435B" w:rsidRDefault="00A57888" w:rsidP="00F613BB">
            <w:pPr>
              <w:spacing w:before="60" w:after="60"/>
              <w:jc w:val="center"/>
              <w:rPr>
                <w:b/>
                <w:sz w:val="20"/>
                <w:szCs w:val="20"/>
              </w:rPr>
            </w:pPr>
            <w:r>
              <w:rPr>
                <w:b/>
                <w:sz w:val="20"/>
                <w:szCs w:val="20"/>
              </w:rPr>
              <w:t>Extended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F25491" w:rsidP="00707417">
            <w:pPr>
              <w:spacing w:before="60" w:after="60"/>
              <w:jc w:val="center"/>
              <w:rPr>
                <w:sz w:val="20"/>
                <w:szCs w:val="20"/>
              </w:rPr>
            </w:pPr>
            <w:hyperlink w:anchor="_RQ-10" w:history="1">
              <w:r w:rsidR="001A63F0" w:rsidRPr="00FF435B">
                <w:rPr>
                  <w:rStyle w:val="Hipervnculo"/>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F25491" w:rsidP="00707417">
            <w:pPr>
              <w:spacing w:before="60" w:after="60"/>
              <w:jc w:val="center"/>
              <w:rPr>
                <w:sz w:val="20"/>
                <w:szCs w:val="20"/>
              </w:rPr>
            </w:pPr>
            <w:hyperlink w:anchor="_RQ-20" w:history="1">
              <w:r w:rsidR="001A63F0" w:rsidRPr="00FF435B">
                <w:rPr>
                  <w:rStyle w:val="Hipervnculo"/>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F25491" w:rsidP="00AB2548">
            <w:pPr>
              <w:spacing w:before="60" w:after="60"/>
              <w:jc w:val="center"/>
              <w:rPr>
                <w:sz w:val="20"/>
                <w:szCs w:val="20"/>
              </w:rPr>
            </w:pPr>
            <w:hyperlink w:anchor="_RQ-30" w:history="1">
              <w:r w:rsidR="001A63F0" w:rsidRPr="00453AE7">
                <w:rPr>
                  <w:rStyle w:val="Hipervnculo"/>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F25491" w:rsidP="00AB2548">
            <w:pPr>
              <w:spacing w:before="60" w:after="60"/>
              <w:jc w:val="center"/>
              <w:rPr>
                <w:sz w:val="20"/>
                <w:szCs w:val="20"/>
              </w:rPr>
            </w:pPr>
            <w:hyperlink w:anchor="_RQ-40" w:history="1">
              <w:r w:rsidR="001A63F0" w:rsidRPr="00F534FD">
                <w:rPr>
                  <w:rStyle w:val="Hipervnculo"/>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F25491" w:rsidP="00AB2548">
            <w:pPr>
              <w:spacing w:before="60" w:after="60"/>
              <w:jc w:val="center"/>
              <w:rPr>
                <w:sz w:val="20"/>
                <w:szCs w:val="20"/>
              </w:rPr>
            </w:pPr>
            <w:hyperlink w:anchor="_RQ-50" w:history="1">
              <w:r w:rsidR="001A63F0" w:rsidRPr="00633D64">
                <w:rPr>
                  <w:rStyle w:val="Hipervnculo"/>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F25491" w:rsidP="00AB2548">
            <w:pPr>
              <w:spacing w:before="60" w:after="60"/>
              <w:jc w:val="center"/>
              <w:rPr>
                <w:sz w:val="20"/>
                <w:szCs w:val="20"/>
              </w:rPr>
            </w:pPr>
            <w:hyperlink w:anchor="_RQ-60" w:history="1">
              <w:r w:rsidR="001A63F0" w:rsidRPr="001C18CE">
                <w:rPr>
                  <w:rStyle w:val="Hipervnculo"/>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Descripcin"/>
      </w:pPr>
      <w:bookmarkStart w:id="20" w:name="_Toc513107553"/>
      <w:r>
        <w:t xml:space="preserve">Table </w:t>
      </w:r>
      <w:r>
        <w:fldChar w:fldCharType="begin"/>
      </w:r>
      <w:r>
        <w:instrText xml:space="preserve"> SEQ Table \* ARABIC </w:instrText>
      </w:r>
      <w:r>
        <w:fldChar w:fldCharType="separate"/>
      </w:r>
      <w:r w:rsidR="00811AAF">
        <w:rPr>
          <w:noProof/>
        </w:rPr>
        <w:t>4</w:t>
      </w:r>
      <w:r>
        <w:fldChar w:fldCharType="end"/>
      </w:r>
      <w:r>
        <w:t>: ESPDRequest - List of test cases</w:t>
      </w:r>
      <w:bookmarkEnd w:id="20"/>
    </w:p>
    <w:p w14:paraId="51008C60" w14:textId="72BFF1A1" w:rsidR="006212E3" w:rsidRDefault="006212E3" w:rsidP="006212E3">
      <w:pPr>
        <w:pStyle w:val="Ttulo2"/>
      </w:pPr>
      <w:bookmarkStart w:id="21" w:name="_Toc513107651"/>
      <w:r>
        <w:t>Test Cases</w:t>
      </w:r>
      <w:bookmarkEnd w:id="21"/>
    </w:p>
    <w:p w14:paraId="691DB5B3" w14:textId="13E04EA9" w:rsidR="006212E3" w:rsidRDefault="006212E3" w:rsidP="006212E3">
      <w:pPr>
        <w:pStyle w:val="Ttulo3"/>
      </w:pPr>
      <w:bookmarkStart w:id="22" w:name="_RQ-10"/>
      <w:bookmarkStart w:id="23" w:name="_Toc513107652"/>
      <w:bookmarkEnd w:id="22"/>
      <w:r>
        <w:t>RQ-10</w:t>
      </w:r>
      <w:bookmarkEnd w:id="23"/>
    </w:p>
    <w:tbl>
      <w:tblPr>
        <w:tblStyle w:val="Tablaconcuadrcula"/>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17E37726" w:rsidR="006212E3" w:rsidRPr="00B7322A" w:rsidRDefault="00A57888" w:rsidP="00BC5D35">
            <w:pPr>
              <w:spacing w:before="60" w:after="60"/>
              <w:jc w:val="left"/>
              <w:rPr>
                <w:sz w:val="20"/>
                <w:szCs w:val="20"/>
              </w:rPr>
            </w:pPr>
            <w:r>
              <w:rPr>
                <w:sz w:val="20"/>
                <w:szCs w:val="20"/>
              </w:rPr>
              <w:t>Basic</w:t>
            </w:r>
            <w:r w:rsidR="006212E3" w:rsidRPr="00B7322A">
              <w:rPr>
                <w:sz w:val="20"/>
                <w:szCs w:val="20"/>
              </w:rPr>
              <w:t xml:space="preserve"> or </w:t>
            </w:r>
            <w:r>
              <w:rPr>
                <w:sz w:val="20"/>
                <w:szCs w:val="20"/>
              </w:rPr>
              <w:t>Extended</w:t>
            </w:r>
            <w:r w:rsidR="006212E3" w:rsidRPr="00B7322A">
              <w:rPr>
                <w:sz w:val="20"/>
                <w:szCs w:val="20"/>
              </w:rPr>
              <w:t xml:space="preserve"> ESPD</w:t>
            </w:r>
          </w:p>
        </w:tc>
        <w:tc>
          <w:tcPr>
            <w:tcW w:w="6090" w:type="dxa"/>
            <w:gridSpan w:val="3"/>
            <w:vAlign w:val="center"/>
          </w:tcPr>
          <w:p w14:paraId="46AC27FB" w14:textId="4B5AE99E" w:rsidR="006212E3" w:rsidRPr="00B7322A" w:rsidRDefault="006212E3" w:rsidP="00BC5D35">
            <w:pPr>
              <w:spacing w:before="60" w:after="60"/>
              <w:jc w:val="left"/>
              <w:rPr>
                <w:sz w:val="20"/>
                <w:szCs w:val="20"/>
              </w:rPr>
            </w:pPr>
            <w:r w:rsidRPr="00B7322A">
              <w:rPr>
                <w:sz w:val="20"/>
                <w:szCs w:val="20"/>
              </w:rPr>
              <w:t xml:space="preserve">/cbc:QualificationApplicationTypeCode is </w:t>
            </w:r>
            <w:r w:rsidR="00E16522">
              <w:rPr>
                <w:sz w:val="20"/>
                <w:szCs w:val="20"/>
              </w:rPr>
              <w:t>Basic</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ipervnculo"/>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830" w:type="dxa"/>
            <w:vAlign w:val="center"/>
          </w:tcPr>
          <w:p w14:paraId="4A29C303" w14:textId="0DEF04C3" w:rsidR="00713B2B" w:rsidRPr="00B7322A" w:rsidRDefault="00D73062" w:rsidP="00D6288D">
            <w:pPr>
              <w:spacing w:before="60" w:after="60"/>
              <w:jc w:val="left"/>
              <w:rPr>
                <w:sz w:val="20"/>
                <w:szCs w:val="20"/>
              </w:rPr>
            </w:pPr>
            <w:r>
              <w:rPr>
                <w:sz w:val="20"/>
                <w:szCs w:val="20"/>
              </w:rPr>
              <w:t>Above the threshold, information about the publication of the contract notice in TED MIGHT be provided</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830" w:type="dxa"/>
            <w:vAlign w:val="center"/>
          </w:tcPr>
          <w:p w14:paraId="027F6B89" w14:textId="259B4DA9" w:rsidR="00713B2B" w:rsidRPr="00B7322A" w:rsidRDefault="00713B2B" w:rsidP="00D6288D">
            <w:pPr>
              <w:spacing w:before="60" w:after="60"/>
              <w:jc w:val="left"/>
              <w:rPr>
                <w:sz w:val="20"/>
                <w:szCs w:val="20"/>
              </w:rPr>
            </w:pPr>
            <w:r w:rsidRPr="00B7322A">
              <w:rPr>
                <w:sz w:val="20"/>
                <w:szCs w:val="20"/>
              </w:rPr>
              <w:t xml:space="preserve">Below the threshold, </w:t>
            </w:r>
            <w:r w:rsidR="00D73062">
              <w:rPr>
                <w:sz w:val="20"/>
                <w:szCs w:val="20"/>
              </w:rPr>
              <w:t>information about the publication of the contract notice in TED MIGHT be provided</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ipervnculo"/>
                  <w:sz w:val="20"/>
                  <w:szCs w:val="20"/>
                </w:rPr>
                <w:t>BR</w:t>
              </w:r>
              <w:r w:rsidR="001236B6">
                <w:rPr>
                  <w:rStyle w:val="Hipervnculo"/>
                  <w:sz w:val="20"/>
                  <w:szCs w:val="20"/>
                </w:rPr>
                <w:t>-REQ-</w:t>
              </w:r>
              <w:r w:rsidRPr="00F40342">
                <w:rPr>
                  <w:rStyle w:val="Hipervnculo"/>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ipervnculo"/>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ipervnculo"/>
                  <w:sz w:val="20"/>
                  <w:szCs w:val="20"/>
                </w:rPr>
                <w:t>BR</w:t>
              </w:r>
              <w:r w:rsidR="001236B6">
                <w:rPr>
                  <w:rStyle w:val="Hipervnculo"/>
                  <w:sz w:val="20"/>
                  <w:szCs w:val="20"/>
                </w:rPr>
                <w:t>-REQ-</w:t>
              </w:r>
              <w:r w:rsidRPr="003D7251">
                <w:rPr>
                  <w:rStyle w:val="Hipervnculo"/>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Descripcin"/>
      </w:pPr>
      <w:bookmarkStart w:id="24" w:name="_Toc513107554"/>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AAF">
        <w:rPr>
          <w:noProof/>
        </w:rPr>
        <w:t>5</w:t>
      </w:r>
      <w:r w:rsidR="00DE59C8">
        <w:fldChar w:fldCharType="end"/>
      </w:r>
      <w:r>
        <w:t>: Test Case RQ-10</w:t>
      </w:r>
      <w:bookmarkEnd w:id="24"/>
    </w:p>
    <w:p w14:paraId="5097FCD7" w14:textId="2D24EC66" w:rsidR="00B004A0" w:rsidRDefault="00B004A0" w:rsidP="00B004A0">
      <w:pPr>
        <w:pStyle w:val="Ttulo3"/>
      </w:pPr>
      <w:bookmarkStart w:id="25" w:name="_RQ-20"/>
      <w:bookmarkStart w:id="26" w:name="_Toc513107653"/>
      <w:bookmarkEnd w:id="25"/>
      <w:r>
        <w:t>RQ-20</w:t>
      </w:r>
      <w:bookmarkEnd w:id="26"/>
    </w:p>
    <w:tbl>
      <w:tblPr>
        <w:tblStyle w:val="Tablaconcuadrcula"/>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256E595F" w:rsidR="00B004A0" w:rsidRPr="005E1667" w:rsidRDefault="00A57888" w:rsidP="006664A7">
            <w:pPr>
              <w:spacing w:before="60" w:after="60"/>
              <w:rPr>
                <w:sz w:val="20"/>
                <w:szCs w:val="20"/>
              </w:rPr>
            </w:pPr>
            <w:r>
              <w:rPr>
                <w:sz w:val="20"/>
                <w:szCs w:val="20"/>
              </w:rPr>
              <w:t>Basic</w:t>
            </w:r>
            <w:r w:rsidR="00B004A0" w:rsidRPr="005E1667">
              <w:rPr>
                <w:sz w:val="20"/>
                <w:szCs w:val="20"/>
              </w:rPr>
              <w:t xml:space="preserve"> or </w:t>
            </w:r>
            <w:r>
              <w:rPr>
                <w:sz w:val="20"/>
                <w:szCs w:val="20"/>
              </w:rPr>
              <w:t>Extended</w:t>
            </w:r>
            <w:r w:rsidR="00B004A0" w:rsidRPr="005E1667">
              <w:rPr>
                <w:sz w:val="20"/>
                <w:szCs w:val="20"/>
              </w:rPr>
              <w:t xml:space="preserve"> ESPD</w:t>
            </w:r>
          </w:p>
        </w:tc>
        <w:tc>
          <w:tcPr>
            <w:tcW w:w="6090" w:type="dxa"/>
            <w:gridSpan w:val="3"/>
          </w:tcPr>
          <w:p w14:paraId="6F67B0DD" w14:textId="01E4FC2F" w:rsidR="00B004A0" w:rsidRPr="005E1667" w:rsidRDefault="00B004A0" w:rsidP="006664A7">
            <w:pPr>
              <w:spacing w:before="60" w:after="60"/>
              <w:rPr>
                <w:sz w:val="20"/>
                <w:szCs w:val="20"/>
              </w:rPr>
            </w:pPr>
            <w:r w:rsidRPr="005E1667">
              <w:rPr>
                <w:sz w:val="20"/>
                <w:szCs w:val="20"/>
              </w:rPr>
              <w:t xml:space="preserve">/cbc:QualificationApplicationTypeCode is </w:t>
            </w:r>
            <w:r w:rsidR="00E16522">
              <w:rPr>
                <w:sz w:val="20"/>
                <w:szCs w:val="20"/>
              </w:rPr>
              <w:t>Basic</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ipervnculo"/>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5B8C80A" w14:textId="4389BA2E" w:rsidR="005E1667" w:rsidRPr="005E1667" w:rsidRDefault="00D73062" w:rsidP="005E1667">
            <w:pPr>
              <w:spacing w:before="60" w:after="60"/>
              <w:rPr>
                <w:sz w:val="20"/>
                <w:szCs w:val="20"/>
              </w:rPr>
            </w:pPr>
            <w:r>
              <w:rPr>
                <w:sz w:val="20"/>
                <w:szCs w:val="20"/>
              </w:rPr>
              <w:t>Above the threshold, information about the publication of the contract notice in TED MIGHT be provided</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C70BB83" w14:textId="5A4A8AA7" w:rsidR="005E1667" w:rsidRPr="005E1667" w:rsidRDefault="005E1667" w:rsidP="005E1667">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ipervnculo"/>
                  <w:sz w:val="20"/>
                  <w:szCs w:val="20"/>
                </w:rPr>
                <w:t>BR</w:t>
              </w:r>
              <w:r w:rsidR="001236B6">
                <w:rPr>
                  <w:rStyle w:val="Hipervnculo"/>
                  <w:sz w:val="20"/>
                  <w:szCs w:val="20"/>
                </w:rPr>
                <w:t>-REQ-</w:t>
              </w:r>
              <w:r w:rsidR="00A52072" w:rsidRPr="00F40342">
                <w:rPr>
                  <w:rStyle w:val="Hipervnculo"/>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ipervnculo"/>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ipervnculo"/>
                  <w:sz w:val="20"/>
                  <w:szCs w:val="20"/>
                </w:rPr>
                <w:t>BR</w:t>
              </w:r>
              <w:r w:rsidR="001236B6">
                <w:rPr>
                  <w:rStyle w:val="Hipervnculo"/>
                  <w:sz w:val="20"/>
                  <w:szCs w:val="20"/>
                </w:rPr>
                <w:t>-REQ-</w:t>
              </w:r>
              <w:r w:rsidRPr="00A53A25">
                <w:rPr>
                  <w:rStyle w:val="Hipervnculo"/>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ipervnculo"/>
                  <w:sz w:val="20"/>
                  <w:szCs w:val="20"/>
                </w:rPr>
                <w:t>BR</w:t>
              </w:r>
              <w:r w:rsidR="001236B6">
                <w:rPr>
                  <w:rStyle w:val="Hipervnculo"/>
                  <w:sz w:val="20"/>
                  <w:szCs w:val="20"/>
                </w:rPr>
                <w:t>-REQ-</w:t>
              </w:r>
              <w:r w:rsidRPr="00A53A25">
                <w:rPr>
                  <w:rStyle w:val="Hipervnculo"/>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ipervnculo"/>
                  <w:sz w:val="20"/>
                  <w:szCs w:val="20"/>
                </w:rPr>
                <w:t>BR</w:t>
              </w:r>
              <w:r w:rsidR="001236B6">
                <w:rPr>
                  <w:rStyle w:val="Hipervnculo"/>
                  <w:sz w:val="20"/>
                  <w:szCs w:val="20"/>
                </w:rPr>
                <w:t>-REQ-</w:t>
              </w:r>
              <w:r w:rsidR="00523094" w:rsidRPr="003D7251">
                <w:rPr>
                  <w:rStyle w:val="Hipervnculo"/>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Descripcin"/>
      </w:pPr>
      <w:bookmarkStart w:id="27" w:name="_Toc513107555"/>
      <w:r>
        <w:t xml:space="preserve">Table </w:t>
      </w:r>
      <w:r w:rsidR="00DE59C8">
        <w:fldChar w:fldCharType="begin"/>
      </w:r>
      <w:r w:rsidR="00DE59C8">
        <w:instrText xml:space="preserve"> SEQ Table \* ARABIC </w:instrText>
      </w:r>
      <w:r w:rsidR="00DE59C8">
        <w:fldChar w:fldCharType="separate"/>
      </w:r>
      <w:r w:rsidR="00811AAF">
        <w:rPr>
          <w:noProof/>
        </w:rPr>
        <w:t>6</w:t>
      </w:r>
      <w:r w:rsidR="00DE59C8">
        <w:fldChar w:fldCharType="end"/>
      </w:r>
      <w:r>
        <w:t>: Test Case RQ-20</w:t>
      </w:r>
      <w:bookmarkEnd w:id="27"/>
    </w:p>
    <w:p w14:paraId="53D289F3" w14:textId="77777777" w:rsidR="00453AE7" w:rsidRDefault="00453AE7" w:rsidP="00453AE7">
      <w:pPr>
        <w:pStyle w:val="Ttulo3"/>
      </w:pPr>
      <w:bookmarkStart w:id="28" w:name="_RQ-30"/>
      <w:bookmarkStart w:id="29" w:name="_Toc513107654"/>
      <w:bookmarkEnd w:id="28"/>
      <w:r>
        <w:t>RQ-30</w:t>
      </w:r>
      <w:bookmarkEnd w:id="29"/>
    </w:p>
    <w:tbl>
      <w:tblPr>
        <w:tblStyle w:val="Tablaconcuadrcula"/>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3B4090DC" w:rsidR="00453AE7" w:rsidRPr="005E1667" w:rsidRDefault="00A57888" w:rsidP="009E347D">
            <w:pPr>
              <w:spacing w:before="60" w:after="60"/>
              <w:rPr>
                <w:sz w:val="20"/>
                <w:szCs w:val="20"/>
              </w:rPr>
            </w:pPr>
            <w:r>
              <w:rPr>
                <w:sz w:val="20"/>
                <w:szCs w:val="20"/>
              </w:rPr>
              <w:t>Basic</w:t>
            </w:r>
            <w:r w:rsidR="00453AE7" w:rsidRPr="005E1667">
              <w:rPr>
                <w:sz w:val="20"/>
                <w:szCs w:val="20"/>
              </w:rPr>
              <w:t xml:space="preserve"> or </w:t>
            </w:r>
            <w:r>
              <w:rPr>
                <w:sz w:val="20"/>
                <w:szCs w:val="20"/>
              </w:rPr>
              <w:t>Extended</w:t>
            </w:r>
            <w:r w:rsidR="00453AE7" w:rsidRPr="005E1667">
              <w:rPr>
                <w:sz w:val="20"/>
                <w:szCs w:val="20"/>
              </w:rPr>
              <w:t xml:space="preserve"> ESPD</w:t>
            </w:r>
          </w:p>
        </w:tc>
        <w:tc>
          <w:tcPr>
            <w:tcW w:w="6090" w:type="dxa"/>
            <w:gridSpan w:val="3"/>
          </w:tcPr>
          <w:p w14:paraId="575D9E6E" w14:textId="330E58C0" w:rsidR="00453AE7" w:rsidRPr="005E1667" w:rsidRDefault="00453AE7" w:rsidP="00453AE7">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ipervnculo"/>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D90A2E8" w14:textId="7C092A2F" w:rsidR="00453AE7" w:rsidRPr="005E1667" w:rsidRDefault="00D73062" w:rsidP="009E347D">
            <w:pPr>
              <w:spacing w:before="60" w:after="60"/>
              <w:rPr>
                <w:sz w:val="20"/>
                <w:szCs w:val="20"/>
              </w:rPr>
            </w:pPr>
            <w:r>
              <w:rPr>
                <w:sz w:val="20"/>
                <w:szCs w:val="20"/>
              </w:rPr>
              <w:t>Above the threshold, information about the publication of the contract notice in TED MIGHT be provided</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5035E6A1" w14:textId="6904653A" w:rsidR="00453AE7" w:rsidRPr="005E1667" w:rsidRDefault="00453AE7" w:rsidP="009E347D">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ipervnculo"/>
                  <w:sz w:val="20"/>
                  <w:szCs w:val="20"/>
                </w:rPr>
                <w:t>BR</w:t>
              </w:r>
              <w:r w:rsidR="00453AE7">
                <w:rPr>
                  <w:rStyle w:val="Hipervnculo"/>
                  <w:sz w:val="20"/>
                  <w:szCs w:val="20"/>
                </w:rPr>
                <w:t>-REQ-</w:t>
              </w:r>
              <w:r w:rsidR="00453AE7" w:rsidRPr="00F40342">
                <w:rPr>
                  <w:rStyle w:val="Hipervnculo"/>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ipervnculo"/>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ipervnculo"/>
                  <w:sz w:val="20"/>
                  <w:szCs w:val="20"/>
                </w:rPr>
                <w:t>BR</w:t>
              </w:r>
              <w:r w:rsidR="00453AE7">
                <w:rPr>
                  <w:rStyle w:val="Hipervnculo"/>
                  <w:sz w:val="20"/>
                  <w:szCs w:val="20"/>
                </w:rPr>
                <w:t>-REQ-</w:t>
              </w:r>
              <w:r w:rsidR="00453AE7" w:rsidRPr="0073111B">
                <w:rPr>
                  <w:rStyle w:val="Hipervnculo"/>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ipervnculo"/>
                  <w:sz w:val="20"/>
                  <w:szCs w:val="20"/>
                </w:rPr>
                <w:t>BR</w:t>
              </w:r>
              <w:r w:rsidR="00453AE7">
                <w:rPr>
                  <w:rStyle w:val="Hipervnculo"/>
                  <w:sz w:val="20"/>
                  <w:szCs w:val="20"/>
                </w:rPr>
                <w:t>-REQ-</w:t>
              </w:r>
              <w:r w:rsidR="00453AE7" w:rsidRPr="003D7251">
                <w:rPr>
                  <w:rStyle w:val="Hipervnculo"/>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ipervnculo"/>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Descripcin"/>
      </w:pPr>
      <w:bookmarkStart w:id="30" w:name="_Toc513107556"/>
      <w:r>
        <w:lastRenderedPageBreak/>
        <w:t xml:space="preserve">Table </w:t>
      </w:r>
      <w:r w:rsidR="00DE59C8">
        <w:fldChar w:fldCharType="begin"/>
      </w:r>
      <w:r w:rsidR="00DE59C8">
        <w:instrText xml:space="preserve"> SEQ Table \* ARABIC </w:instrText>
      </w:r>
      <w:r w:rsidR="00DE59C8">
        <w:fldChar w:fldCharType="separate"/>
      </w:r>
      <w:r w:rsidR="00811AAF">
        <w:rPr>
          <w:noProof/>
        </w:rPr>
        <w:t>7</w:t>
      </w:r>
      <w:r w:rsidR="00DE59C8">
        <w:fldChar w:fldCharType="end"/>
      </w:r>
      <w:r>
        <w:t>: Test Case RQ-30</w:t>
      </w:r>
      <w:bookmarkEnd w:id="30"/>
    </w:p>
    <w:p w14:paraId="51184305" w14:textId="301F4289" w:rsidR="00FF5A67" w:rsidRDefault="00FF5A67" w:rsidP="00FF5A67">
      <w:pPr>
        <w:pStyle w:val="Ttulo3"/>
      </w:pPr>
      <w:bookmarkStart w:id="31" w:name="_RQ-40"/>
      <w:bookmarkStart w:id="32" w:name="_Toc513107655"/>
      <w:bookmarkEnd w:id="31"/>
      <w:r>
        <w:t>RQ-40</w:t>
      </w:r>
      <w:bookmarkEnd w:id="32"/>
    </w:p>
    <w:tbl>
      <w:tblPr>
        <w:tblStyle w:val="Tablaconcuadrcula"/>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67322EE2" w:rsidR="00FF5A67" w:rsidRPr="005E1667" w:rsidRDefault="00A57888" w:rsidP="00C25F1A">
            <w:pPr>
              <w:spacing w:before="60" w:after="60"/>
              <w:rPr>
                <w:sz w:val="20"/>
                <w:szCs w:val="20"/>
              </w:rPr>
            </w:pPr>
            <w:r>
              <w:rPr>
                <w:sz w:val="20"/>
                <w:szCs w:val="20"/>
              </w:rPr>
              <w:t>Basic</w:t>
            </w:r>
            <w:r w:rsidR="00FF5A67" w:rsidRPr="005E1667">
              <w:rPr>
                <w:sz w:val="20"/>
                <w:szCs w:val="20"/>
              </w:rPr>
              <w:t xml:space="preserve"> or </w:t>
            </w:r>
            <w:r>
              <w:rPr>
                <w:sz w:val="20"/>
                <w:szCs w:val="20"/>
              </w:rPr>
              <w:t>Extended</w:t>
            </w:r>
            <w:r w:rsidR="00FF5A67" w:rsidRPr="005E1667">
              <w:rPr>
                <w:sz w:val="20"/>
                <w:szCs w:val="20"/>
              </w:rPr>
              <w:t xml:space="preserve"> ESPD</w:t>
            </w:r>
          </w:p>
        </w:tc>
        <w:tc>
          <w:tcPr>
            <w:tcW w:w="6090" w:type="dxa"/>
            <w:gridSpan w:val="3"/>
          </w:tcPr>
          <w:p w14:paraId="2D194196" w14:textId="7CB84648" w:rsidR="00FF5A67" w:rsidRPr="005E1667" w:rsidRDefault="00FF5A67"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3113" w:type="dxa"/>
          </w:tcPr>
          <w:p w14:paraId="53939BA7" w14:textId="35042E7A" w:rsidR="00FF5A67"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3113" w:type="dxa"/>
          </w:tcPr>
          <w:p w14:paraId="2A835ED7" w14:textId="1CDD4C5F" w:rsidR="00FF5A67" w:rsidRPr="005E1667" w:rsidRDefault="00FF5A67"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ipervnculo"/>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ipervnculo"/>
                  <w:sz w:val="20"/>
                  <w:szCs w:val="20"/>
                </w:rPr>
                <w:t>BR-2P</w:t>
              </w:r>
              <w:r w:rsidR="001B0D89" w:rsidRPr="001B0D89">
                <w:rPr>
                  <w:rStyle w:val="Hipervnculo"/>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ipervnculo"/>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ipervnculo"/>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 xml:space="preserve">For two-phased procedure without weighted criteria, additional </w:t>
            </w:r>
            <w:r w:rsidRPr="00D453D2">
              <w:rPr>
                <w:sz w:val="20"/>
                <w:szCs w:val="20"/>
              </w:rPr>
              <w:lastRenderedPageBreak/>
              <w:t>information regarding weighting IS NOT required</w:t>
            </w:r>
          </w:p>
        </w:tc>
      </w:tr>
    </w:tbl>
    <w:p w14:paraId="13D6BD0C" w14:textId="5FD8173D" w:rsidR="00FF5A67" w:rsidRDefault="00FF5A67" w:rsidP="00FF5A67">
      <w:pPr>
        <w:pStyle w:val="Descripcin"/>
      </w:pPr>
      <w:bookmarkStart w:id="33" w:name="_Toc513107557"/>
      <w:r>
        <w:lastRenderedPageBreak/>
        <w:t xml:space="preserve">Table </w:t>
      </w:r>
      <w:r w:rsidR="00DE59C8">
        <w:fldChar w:fldCharType="begin"/>
      </w:r>
      <w:r w:rsidR="00DE59C8">
        <w:instrText xml:space="preserve"> SEQ Table \* ARABIC </w:instrText>
      </w:r>
      <w:r w:rsidR="00DE59C8">
        <w:fldChar w:fldCharType="separate"/>
      </w:r>
      <w:r w:rsidR="00811AAF">
        <w:rPr>
          <w:noProof/>
        </w:rPr>
        <w:t>8</w:t>
      </w:r>
      <w:r w:rsidR="00DE59C8">
        <w:fldChar w:fldCharType="end"/>
      </w:r>
      <w:r>
        <w:t>: Test Case RQ-40</w:t>
      </w:r>
      <w:bookmarkEnd w:id="33"/>
    </w:p>
    <w:p w14:paraId="054AA3C8" w14:textId="198ED9A8" w:rsidR="00210FD8" w:rsidRDefault="00210FD8" w:rsidP="00210FD8">
      <w:pPr>
        <w:pStyle w:val="Ttulo3"/>
      </w:pPr>
      <w:bookmarkStart w:id="34" w:name="_RQ-50"/>
      <w:bookmarkStart w:id="35" w:name="_Toc513107656"/>
      <w:bookmarkEnd w:id="34"/>
      <w:r>
        <w:t>RQ-50</w:t>
      </w:r>
      <w:bookmarkEnd w:id="35"/>
    </w:p>
    <w:tbl>
      <w:tblPr>
        <w:tblStyle w:val="Tablaconcuadrcula"/>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4F5360DA" w:rsidR="00210FD8" w:rsidRPr="005E1667" w:rsidRDefault="00E16522" w:rsidP="00C25F1A">
            <w:pPr>
              <w:spacing w:before="60" w:after="60"/>
              <w:rPr>
                <w:sz w:val="20"/>
                <w:szCs w:val="20"/>
              </w:rPr>
            </w:pPr>
            <w:r>
              <w:rPr>
                <w:sz w:val="20"/>
                <w:szCs w:val="20"/>
              </w:rPr>
              <w:t>Basic</w:t>
            </w:r>
            <w:r w:rsidR="00210FD8" w:rsidRPr="005E1667">
              <w:rPr>
                <w:sz w:val="20"/>
                <w:szCs w:val="20"/>
              </w:rPr>
              <w:t xml:space="preserve"> or </w:t>
            </w:r>
            <w:r w:rsidR="00A57888">
              <w:rPr>
                <w:sz w:val="20"/>
                <w:szCs w:val="20"/>
              </w:rPr>
              <w:t>Extended</w:t>
            </w:r>
            <w:r w:rsidR="00210FD8" w:rsidRPr="005E1667">
              <w:rPr>
                <w:sz w:val="20"/>
                <w:szCs w:val="20"/>
              </w:rPr>
              <w:t xml:space="preserve"> ESPD</w:t>
            </w:r>
          </w:p>
        </w:tc>
        <w:tc>
          <w:tcPr>
            <w:tcW w:w="6090" w:type="dxa"/>
            <w:gridSpan w:val="3"/>
          </w:tcPr>
          <w:p w14:paraId="48871800" w14:textId="2CEFB4FB" w:rsidR="00210FD8" w:rsidRPr="005E1667" w:rsidRDefault="00210FD8"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54A9EE8D" w14:textId="3343AFB8" w:rsidR="00210FD8"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2C2ECCF0" w14:textId="4207B051" w:rsidR="00210FD8" w:rsidRPr="005E1667" w:rsidRDefault="00210FD8"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ipervnculo"/>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ipervnculo"/>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ipervnculo"/>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t xml:space="preserve">RQ-50-R60 </w:t>
            </w:r>
            <w:r w:rsidR="006C1AAE" w:rsidRPr="00B7322A">
              <w:rPr>
                <w:sz w:val="20"/>
                <w:szCs w:val="20"/>
              </w:rPr>
              <w:t>(</w:t>
            </w:r>
            <w:hyperlink w:anchor="_BR-COM-40" w:history="1">
              <w:r w:rsidR="006C1AAE" w:rsidRPr="003D7251">
                <w:rPr>
                  <w:rStyle w:val="Hipervnculo"/>
                  <w:sz w:val="20"/>
                  <w:szCs w:val="20"/>
                </w:rPr>
                <w:t>BR</w:t>
              </w:r>
              <w:r w:rsidR="006C1AAE">
                <w:rPr>
                  <w:rStyle w:val="Hipervnculo"/>
                  <w:sz w:val="20"/>
                  <w:szCs w:val="20"/>
                </w:rPr>
                <w:t>-REQ-</w:t>
              </w:r>
              <w:r w:rsidR="006C1AAE" w:rsidRPr="003D7251">
                <w:rPr>
                  <w:rStyle w:val="Hipervnculo"/>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ipervnculo"/>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 xml:space="preserve">When selection criteria is provided, the lots each </w:t>
            </w:r>
            <w:r w:rsidRPr="00491539">
              <w:rPr>
                <w:sz w:val="20"/>
                <w:szCs w:val="20"/>
              </w:rPr>
              <w:lastRenderedPageBreak/>
              <w:t>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lastRenderedPageBreak/>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ipervnculo"/>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Descripcin"/>
      </w:pPr>
      <w:bookmarkStart w:id="36" w:name="_Toc513107558"/>
      <w:r>
        <w:t xml:space="preserve">Table </w:t>
      </w:r>
      <w:r w:rsidR="00DE59C8">
        <w:fldChar w:fldCharType="begin"/>
      </w:r>
      <w:r w:rsidR="00DE59C8">
        <w:instrText xml:space="preserve"> SEQ Table \* ARABIC </w:instrText>
      </w:r>
      <w:r w:rsidR="00DE59C8">
        <w:fldChar w:fldCharType="separate"/>
      </w:r>
      <w:r w:rsidR="00811AAF">
        <w:rPr>
          <w:noProof/>
        </w:rPr>
        <w:t>9</w:t>
      </w:r>
      <w:r w:rsidR="00DE59C8">
        <w:fldChar w:fldCharType="end"/>
      </w:r>
      <w:r>
        <w:t>: Test Case RQ-50</w:t>
      </w:r>
      <w:bookmarkEnd w:id="36"/>
    </w:p>
    <w:p w14:paraId="4855ECE0" w14:textId="7A7A9D98" w:rsidR="00EF2712" w:rsidRDefault="00EF2712" w:rsidP="00EF2712">
      <w:pPr>
        <w:pStyle w:val="Ttulo3"/>
      </w:pPr>
      <w:bookmarkStart w:id="37" w:name="_RQ-60"/>
      <w:bookmarkStart w:id="38" w:name="_Toc513107657"/>
      <w:bookmarkEnd w:id="37"/>
      <w:r>
        <w:t>RQ-60</w:t>
      </w:r>
      <w:bookmarkEnd w:id="38"/>
    </w:p>
    <w:tbl>
      <w:tblPr>
        <w:tblStyle w:val="Tablaconcuadrcula"/>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31E584DE" w:rsidR="00EF2712" w:rsidRPr="005E1667" w:rsidRDefault="00E16522" w:rsidP="00C25F1A">
            <w:pPr>
              <w:spacing w:before="60" w:after="60"/>
              <w:rPr>
                <w:sz w:val="20"/>
                <w:szCs w:val="20"/>
              </w:rPr>
            </w:pPr>
            <w:r>
              <w:rPr>
                <w:sz w:val="20"/>
                <w:szCs w:val="20"/>
              </w:rPr>
              <w:t>Basic</w:t>
            </w:r>
            <w:r w:rsidR="00EF2712" w:rsidRPr="005E1667">
              <w:rPr>
                <w:sz w:val="20"/>
                <w:szCs w:val="20"/>
              </w:rPr>
              <w:t xml:space="preserve"> or </w:t>
            </w:r>
            <w:r w:rsidR="00A57888">
              <w:rPr>
                <w:sz w:val="20"/>
                <w:szCs w:val="20"/>
              </w:rPr>
              <w:t>Extended</w:t>
            </w:r>
            <w:r w:rsidR="00EF2712" w:rsidRPr="005E1667">
              <w:rPr>
                <w:sz w:val="20"/>
                <w:szCs w:val="20"/>
              </w:rPr>
              <w:t xml:space="preserve"> ESPD</w:t>
            </w:r>
          </w:p>
        </w:tc>
        <w:tc>
          <w:tcPr>
            <w:tcW w:w="6090" w:type="dxa"/>
            <w:gridSpan w:val="3"/>
          </w:tcPr>
          <w:p w14:paraId="1974AC21" w14:textId="04453C74" w:rsidR="00EF2712" w:rsidRPr="005E1667" w:rsidRDefault="00EF2712" w:rsidP="00C25F1A">
            <w:pPr>
              <w:spacing w:before="60" w:after="60"/>
              <w:rPr>
                <w:sz w:val="20"/>
                <w:szCs w:val="20"/>
              </w:rPr>
            </w:pPr>
            <w:r w:rsidRPr="005E1667">
              <w:rPr>
                <w:sz w:val="20"/>
                <w:szCs w:val="20"/>
              </w:rPr>
              <w:t xml:space="preserve">/cbc:QualificationApplicationTypeCode is </w:t>
            </w:r>
            <w:r w:rsidR="00A57888">
              <w:rPr>
                <w:sz w:val="20"/>
                <w:szCs w:val="20"/>
              </w:rPr>
              <w:t>Extended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66F372EB" w14:textId="7C02EEC5" w:rsidR="00EF2712"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1F787DA" w14:textId="63F2FF96" w:rsidR="00EF2712" w:rsidRPr="005E1667" w:rsidRDefault="00EF2712"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ipervnculo"/>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ipervnculo"/>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ipervnculo"/>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Information for common exclusion grounds (sections A, B 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lastRenderedPageBreak/>
              <w:t>RQ-6</w:t>
            </w:r>
            <w:r w:rsidRPr="00491539">
              <w:rPr>
                <w:sz w:val="20"/>
                <w:szCs w:val="20"/>
              </w:rPr>
              <w:t xml:space="preserve">0-R60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ipervnculo"/>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ipervnculo"/>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ipervnculo"/>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ipervnculo"/>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ipervnculo"/>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Descripcin"/>
      </w:pPr>
      <w:bookmarkStart w:id="39" w:name="_Toc513107559"/>
      <w:r>
        <w:t xml:space="preserve">Table </w:t>
      </w:r>
      <w:r w:rsidR="00DE59C8">
        <w:fldChar w:fldCharType="begin"/>
      </w:r>
      <w:r w:rsidR="00DE59C8">
        <w:instrText xml:space="preserve"> SEQ Table \* ARABIC </w:instrText>
      </w:r>
      <w:r w:rsidR="00DE59C8">
        <w:fldChar w:fldCharType="separate"/>
      </w:r>
      <w:r w:rsidR="00811AAF">
        <w:rPr>
          <w:noProof/>
        </w:rPr>
        <w:t>10</w:t>
      </w:r>
      <w:r w:rsidR="00DE59C8">
        <w:fldChar w:fldCharType="end"/>
      </w:r>
      <w:r>
        <w:t>: Test Case RQ-60</w:t>
      </w:r>
      <w:bookmarkEnd w:id="39"/>
    </w:p>
    <w:p w14:paraId="7FFF7887" w14:textId="77777777" w:rsidR="00335CDD" w:rsidRPr="00335CDD" w:rsidRDefault="00335CDD" w:rsidP="00335CDD"/>
    <w:p w14:paraId="43A67169" w14:textId="77777777" w:rsidR="00335CDD" w:rsidRDefault="00335CDD" w:rsidP="00335CDD">
      <w:pPr>
        <w:pStyle w:val="Ttulo2"/>
      </w:pPr>
      <w:bookmarkStart w:id="40" w:name="_Toc513107658"/>
      <w:r>
        <w:t>List of Business Rules</w:t>
      </w:r>
      <w:bookmarkEnd w:id="40"/>
    </w:p>
    <w:p w14:paraId="63599D96" w14:textId="5A08228A" w:rsidR="00335CDD" w:rsidRDefault="00335CDD" w:rsidP="00335CDD">
      <w:r>
        <w:t xml:space="preserve">List of business rules and its applications to </w:t>
      </w:r>
      <w:r w:rsidR="00DE59C8">
        <w:t>the</w:t>
      </w:r>
      <w:r>
        <w:t xml:space="preserve"> test cases:</w:t>
      </w:r>
    </w:p>
    <w:tbl>
      <w:tblPr>
        <w:tblStyle w:val="Tablaconcuadrcula"/>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F25491" w:rsidP="00335CDD">
            <w:pPr>
              <w:spacing w:before="60" w:after="60"/>
              <w:ind w:left="113" w:right="113"/>
              <w:jc w:val="left"/>
              <w:rPr>
                <w:b/>
                <w:sz w:val="20"/>
                <w:szCs w:val="20"/>
              </w:rPr>
            </w:pPr>
            <w:hyperlink w:anchor="_BR-COM-10_1" w:history="1">
              <w:r w:rsidR="00335CDD" w:rsidRPr="00653FDE">
                <w:rPr>
                  <w:rStyle w:val="Hipervnculo"/>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F25491" w:rsidP="00335CDD">
            <w:pPr>
              <w:spacing w:before="60" w:after="60"/>
              <w:ind w:left="113" w:right="113"/>
              <w:jc w:val="left"/>
              <w:rPr>
                <w:b/>
                <w:sz w:val="20"/>
                <w:szCs w:val="20"/>
              </w:rPr>
            </w:pPr>
            <w:hyperlink w:anchor="_BR-REQ-20" w:history="1">
              <w:r w:rsidR="00335CDD" w:rsidRPr="00653FDE">
                <w:rPr>
                  <w:rStyle w:val="Hipervnculo"/>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F25491" w:rsidP="00335CDD">
            <w:pPr>
              <w:spacing w:before="60" w:after="60"/>
              <w:ind w:left="113" w:right="113"/>
              <w:jc w:val="left"/>
              <w:rPr>
                <w:b/>
                <w:sz w:val="20"/>
                <w:szCs w:val="20"/>
              </w:rPr>
            </w:pPr>
            <w:hyperlink w:anchor="_BR-REQ-30" w:history="1">
              <w:r w:rsidR="00653FDE" w:rsidRPr="00653FDE">
                <w:rPr>
                  <w:rStyle w:val="Hipervnculo"/>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F25491" w:rsidP="00335CDD">
            <w:pPr>
              <w:spacing w:before="60" w:after="60"/>
              <w:ind w:left="113" w:right="113"/>
              <w:jc w:val="left"/>
              <w:rPr>
                <w:b/>
                <w:sz w:val="20"/>
                <w:szCs w:val="20"/>
              </w:rPr>
            </w:pPr>
            <w:hyperlink w:anchor="_BR-REQ-40" w:history="1">
              <w:r w:rsidR="00653FDE" w:rsidRPr="00653FDE">
                <w:rPr>
                  <w:rStyle w:val="Hipervnculo"/>
                  <w:b/>
                  <w:sz w:val="20"/>
                  <w:szCs w:val="20"/>
                </w:rPr>
                <w:t>BR-REQ-4</w:t>
              </w:r>
              <w:r w:rsidR="00335CDD" w:rsidRPr="00653FDE">
                <w:rPr>
                  <w:rStyle w:val="Hipervnculo"/>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F25491" w:rsidP="00653FDE">
            <w:pPr>
              <w:spacing w:before="60" w:after="60"/>
              <w:ind w:left="113" w:right="113"/>
              <w:jc w:val="left"/>
              <w:rPr>
                <w:b/>
                <w:sz w:val="20"/>
                <w:szCs w:val="20"/>
              </w:rPr>
            </w:pPr>
            <w:hyperlink w:anchor="_BR-REG-10" w:history="1">
              <w:r w:rsidR="00653FDE" w:rsidRPr="00653FDE">
                <w:rPr>
                  <w:rStyle w:val="Hipervnculo"/>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F25491" w:rsidP="00335CDD">
            <w:pPr>
              <w:spacing w:before="60" w:after="60"/>
              <w:ind w:left="113" w:right="113"/>
              <w:jc w:val="left"/>
              <w:rPr>
                <w:b/>
                <w:sz w:val="20"/>
                <w:szCs w:val="20"/>
              </w:rPr>
            </w:pPr>
            <w:hyperlink w:anchor="_BR-SC-10" w:history="1">
              <w:r w:rsidR="00653FDE" w:rsidRPr="00653FDE">
                <w:rPr>
                  <w:rStyle w:val="Hipervnculo"/>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F25491" w:rsidP="00335CDD">
            <w:pPr>
              <w:spacing w:before="60" w:after="60"/>
              <w:ind w:left="113" w:right="113"/>
              <w:jc w:val="left"/>
              <w:rPr>
                <w:b/>
                <w:sz w:val="20"/>
                <w:szCs w:val="20"/>
              </w:rPr>
            </w:pPr>
            <w:hyperlink w:anchor="_BR-SC-20" w:history="1">
              <w:r w:rsidR="00653FDE" w:rsidRPr="00653FDE">
                <w:rPr>
                  <w:rStyle w:val="Hipervnculo"/>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F25491" w:rsidP="00335CDD">
            <w:pPr>
              <w:spacing w:before="60" w:after="60"/>
              <w:ind w:left="113" w:right="113"/>
              <w:jc w:val="left"/>
              <w:rPr>
                <w:b/>
                <w:sz w:val="20"/>
                <w:szCs w:val="20"/>
              </w:rPr>
            </w:pPr>
            <w:hyperlink w:anchor="_BR-LOT-30" w:history="1">
              <w:r w:rsidR="00653FDE" w:rsidRPr="00653FDE">
                <w:rPr>
                  <w:rStyle w:val="Hipervnculo"/>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F25491" w:rsidP="00335CDD">
            <w:pPr>
              <w:spacing w:before="60" w:after="60"/>
              <w:ind w:left="113" w:right="113"/>
              <w:jc w:val="left"/>
              <w:rPr>
                <w:b/>
                <w:sz w:val="20"/>
                <w:szCs w:val="20"/>
              </w:rPr>
            </w:pPr>
            <w:hyperlink w:anchor="_BR-LOT-40" w:history="1">
              <w:r w:rsidR="00653FDE" w:rsidRPr="00653FDE">
                <w:rPr>
                  <w:rStyle w:val="Hipervnculo"/>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F25491" w:rsidP="00335CDD">
            <w:pPr>
              <w:spacing w:before="60" w:after="60"/>
              <w:ind w:left="113" w:right="113"/>
              <w:jc w:val="left"/>
              <w:rPr>
                <w:b/>
                <w:sz w:val="20"/>
                <w:szCs w:val="20"/>
              </w:rPr>
            </w:pPr>
            <w:hyperlink w:anchor="_BR-2P-10" w:history="1">
              <w:r w:rsidR="00653FDE" w:rsidRPr="00653FDE">
                <w:rPr>
                  <w:rStyle w:val="Hipervnculo"/>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F25491" w:rsidP="00BC3432">
            <w:pPr>
              <w:spacing w:before="60" w:after="60"/>
              <w:jc w:val="center"/>
              <w:rPr>
                <w:b/>
                <w:sz w:val="20"/>
                <w:szCs w:val="20"/>
              </w:rPr>
            </w:pPr>
            <w:hyperlink w:anchor="_RQ-10" w:history="1">
              <w:r w:rsidR="00BC3432" w:rsidRPr="00DE59C8">
                <w:rPr>
                  <w:rStyle w:val="Hipervnculo"/>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F25491" w:rsidP="00BC3432">
            <w:pPr>
              <w:spacing w:before="60" w:after="60"/>
              <w:jc w:val="center"/>
              <w:rPr>
                <w:b/>
                <w:sz w:val="20"/>
                <w:szCs w:val="20"/>
              </w:rPr>
            </w:pPr>
            <w:hyperlink w:anchor="_RQ-20" w:history="1">
              <w:r w:rsidR="00BC3432" w:rsidRPr="00DE59C8">
                <w:rPr>
                  <w:rStyle w:val="Hipervnculo"/>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F25491" w:rsidP="00BC3432">
            <w:pPr>
              <w:spacing w:before="60" w:after="60"/>
              <w:jc w:val="center"/>
              <w:rPr>
                <w:b/>
                <w:sz w:val="20"/>
                <w:szCs w:val="20"/>
              </w:rPr>
            </w:pPr>
            <w:hyperlink w:anchor="_RQ-30" w:history="1">
              <w:r w:rsidR="00BC3432" w:rsidRPr="00DE59C8">
                <w:rPr>
                  <w:rStyle w:val="Hipervnculo"/>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F25491" w:rsidP="00BC3432">
            <w:pPr>
              <w:spacing w:before="60" w:after="60"/>
              <w:jc w:val="center"/>
              <w:rPr>
                <w:b/>
                <w:sz w:val="20"/>
                <w:szCs w:val="20"/>
              </w:rPr>
            </w:pPr>
            <w:hyperlink w:anchor="_RQ-40" w:history="1">
              <w:r w:rsidR="00BC3432" w:rsidRPr="00DE59C8">
                <w:rPr>
                  <w:rStyle w:val="Hipervnculo"/>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F25491" w:rsidP="00BC3432">
            <w:pPr>
              <w:spacing w:before="60" w:after="60"/>
              <w:jc w:val="center"/>
              <w:rPr>
                <w:b/>
                <w:sz w:val="20"/>
                <w:szCs w:val="20"/>
              </w:rPr>
            </w:pPr>
            <w:hyperlink w:anchor="_RQ-50" w:history="1">
              <w:r w:rsidR="00BC3432" w:rsidRPr="00DE59C8">
                <w:rPr>
                  <w:rStyle w:val="Hipervnculo"/>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F25491" w:rsidP="00BC3432">
            <w:pPr>
              <w:spacing w:before="60" w:after="60"/>
              <w:jc w:val="center"/>
              <w:rPr>
                <w:b/>
                <w:sz w:val="20"/>
                <w:szCs w:val="20"/>
              </w:rPr>
            </w:pPr>
            <w:hyperlink w:anchor="_RQ-60" w:history="1">
              <w:r w:rsidR="00BC3432" w:rsidRPr="00DE59C8">
                <w:rPr>
                  <w:rStyle w:val="Hipervnculo"/>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Descripcin"/>
      </w:pPr>
      <w:bookmarkStart w:id="41" w:name="_Toc513107560"/>
      <w:r>
        <w:t xml:space="preserve">Table </w:t>
      </w:r>
      <w:r>
        <w:fldChar w:fldCharType="begin"/>
      </w:r>
      <w:r>
        <w:instrText xml:space="preserve"> SEQ Table \* ARABIC </w:instrText>
      </w:r>
      <w:r>
        <w:fldChar w:fldCharType="separate"/>
      </w:r>
      <w:r w:rsidR="00811AAF">
        <w:rPr>
          <w:noProof/>
        </w:rPr>
        <w:t>11</w:t>
      </w:r>
      <w:r>
        <w:fldChar w:fldCharType="end"/>
      </w:r>
      <w:r>
        <w:t>: ESPDRequest - Test Cases and Business Rules</w:t>
      </w:r>
      <w:bookmarkEnd w:id="41"/>
    </w:p>
    <w:p w14:paraId="7BEA0C0A" w14:textId="4F030AEA" w:rsidR="00FF435B" w:rsidRDefault="00FF435B" w:rsidP="00453AE7">
      <w:r>
        <w:br w:type="page"/>
      </w:r>
    </w:p>
    <w:p w14:paraId="5CDCC4E8" w14:textId="68AD429F" w:rsidR="00FF435B" w:rsidRDefault="00FF435B" w:rsidP="00FF435B">
      <w:pPr>
        <w:pStyle w:val="Ttulo1"/>
      </w:pPr>
      <w:bookmarkStart w:id="42" w:name="_Toc513107659"/>
      <w:r>
        <w:lastRenderedPageBreak/>
        <w:t>ESPDResponse</w:t>
      </w:r>
      <w:bookmarkEnd w:id="42"/>
    </w:p>
    <w:p w14:paraId="1C7ADA11" w14:textId="77777777" w:rsidR="00FF435B" w:rsidRPr="00CA2BE9" w:rsidRDefault="00FF435B" w:rsidP="00FF435B">
      <w:pPr>
        <w:pStyle w:val="Ttulo2"/>
      </w:pPr>
      <w:bookmarkStart w:id="43" w:name="_Toc513107660"/>
      <w:r>
        <w:t>List of Test Cases</w:t>
      </w:r>
      <w:bookmarkEnd w:id="43"/>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25408E20" w:rsidR="001A63F0" w:rsidRPr="00FF435B" w:rsidRDefault="00A57888" w:rsidP="00FF435B">
            <w:pPr>
              <w:spacing w:before="0" w:after="0"/>
              <w:jc w:val="center"/>
              <w:rPr>
                <w:rFonts w:eastAsia="Times New Roman" w:cs="Times New Roman"/>
                <w:b/>
                <w:bCs/>
                <w:color w:val="000000"/>
                <w:sz w:val="20"/>
                <w:szCs w:val="20"/>
                <w:lang w:eastAsia="en-GB"/>
              </w:rPr>
            </w:pPr>
            <w:r>
              <w:rPr>
                <w:rFonts w:eastAsia="Times New Roman" w:cs="Times New Roman"/>
                <w:b/>
                <w:bCs/>
                <w:color w:val="000000"/>
                <w:sz w:val="20"/>
                <w:szCs w:val="20"/>
                <w:lang w:eastAsia="en-GB"/>
              </w:rPr>
              <w:t>Extended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F25491" w:rsidP="00FF435B">
            <w:pPr>
              <w:spacing w:before="0" w:after="0"/>
              <w:jc w:val="center"/>
              <w:rPr>
                <w:rFonts w:eastAsia="Times New Roman" w:cs="Times New Roman"/>
                <w:sz w:val="20"/>
                <w:szCs w:val="20"/>
                <w:lang w:eastAsia="en-GB"/>
              </w:rPr>
            </w:pPr>
            <w:hyperlink w:anchor="_RS-10" w:history="1">
              <w:r w:rsidR="001A63F0" w:rsidRPr="006B75CD">
                <w:rPr>
                  <w:rStyle w:val="Hipervnculo"/>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F25491" w:rsidP="00FF435B">
            <w:pPr>
              <w:spacing w:before="0" w:after="0"/>
              <w:jc w:val="center"/>
              <w:rPr>
                <w:rFonts w:eastAsia="Times New Roman" w:cs="Times New Roman"/>
                <w:sz w:val="20"/>
                <w:szCs w:val="20"/>
                <w:lang w:eastAsia="en-GB"/>
              </w:rPr>
            </w:pPr>
            <w:hyperlink w:anchor="_RQ-20" w:history="1">
              <w:r w:rsidR="001A63F0" w:rsidRPr="004B721E">
                <w:rPr>
                  <w:rStyle w:val="Hipervnculo"/>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F25491" w:rsidP="00103FE4">
            <w:pPr>
              <w:spacing w:before="0" w:after="0"/>
              <w:jc w:val="center"/>
              <w:rPr>
                <w:rFonts w:eastAsia="Times New Roman" w:cs="Times New Roman"/>
                <w:sz w:val="20"/>
                <w:szCs w:val="20"/>
                <w:lang w:eastAsia="en-GB"/>
              </w:rPr>
            </w:pPr>
            <w:hyperlink w:anchor="_RS-30_1" w:history="1">
              <w:r w:rsidR="001A63F0" w:rsidRPr="00AF3687">
                <w:rPr>
                  <w:rStyle w:val="Hipervnculo"/>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F25491" w:rsidP="00103FE4">
            <w:pPr>
              <w:spacing w:before="0" w:after="0"/>
              <w:jc w:val="center"/>
              <w:rPr>
                <w:rFonts w:eastAsia="Times New Roman" w:cs="Times New Roman"/>
                <w:sz w:val="20"/>
                <w:szCs w:val="20"/>
                <w:lang w:eastAsia="en-GB"/>
              </w:rPr>
            </w:pPr>
            <w:hyperlink w:anchor="_RS-40_1" w:history="1">
              <w:r w:rsidR="001A63F0" w:rsidRPr="00BD2CDD">
                <w:rPr>
                  <w:rStyle w:val="Hipervnculo"/>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F25491" w:rsidP="00103FE4">
            <w:pPr>
              <w:spacing w:before="0" w:after="0"/>
              <w:jc w:val="center"/>
              <w:rPr>
                <w:rFonts w:eastAsia="Times New Roman" w:cs="Times New Roman"/>
                <w:sz w:val="20"/>
                <w:szCs w:val="20"/>
                <w:lang w:eastAsia="en-GB"/>
              </w:rPr>
            </w:pPr>
            <w:hyperlink w:anchor="_RS-50" w:history="1">
              <w:r w:rsidR="001A63F0" w:rsidRPr="00B64C0E">
                <w:rPr>
                  <w:rStyle w:val="Hipervnculo"/>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F25491" w:rsidP="00103FE4">
            <w:pPr>
              <w:spacing w:before="0" w:after="0"/>
              <w:jc w:val="center"/>
              <w:rPr>
                <w:rFonts w:eastAsia="Times New Roman" w:cs="Times New Roman"/>
                <w:sz w:val="20"/>
                <w:szCs w:val="20"/>
                <w:lang w:eastAsia="en-GB"/>
              </w:rPr>
            </w:pPr>
            <w:hyperlink w:anchor="_RS-60" w:history="1">
              <w:r w:rsidR="001A63F0" w:rsidRPr="00CF5C40">
                <w:rPr>
                  <w:rStyle w:val="Hipervnculo"/>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F25491" w:rsidP="00103FE4">
            <w:pPr>
              <w:spacing w:before="0" w:after="0"/>
              <w:jc w:val="center"/>
              <w:rPr>
                <w:rFonts w:eastAsia="Times New Roman" w:cs="Times New Roman"/>
                <w:sz w:val="20"/>
                <w:szCs w:val="20"/>
                <w:lang w:eastAsia="en-GB"/>
              </w:rPr>
            </w:pPr>
            <w:hyperlink w:anchor="_RS-70" w:history="1">
              <w:r w:rsidR="001A63F0" w:rsidRPr="00103FE4">
                <w:rPr>
                  <w:rStyle w:val="Hipervnculo"/>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F25491"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ipervnculo"/>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F25491" w:rsidP="005A7D88">
            <w:pPr>
              <w:spacing w:before="0" w:after="0"/>
              <w:jc w:val="center"/>
              <w:rPr>
                <w:rFonts w:eastAsia="Times New Roman" w:cs="Times New Roman"/>
                <w:sz w:val="20"/>
                <w:szCs w:val="20"/>
                <w:lang w:eastAsia="en-GB"/>
              </w:rPr>
            </w:pPr>
            <w:hyperlink w:anchor="_RS-90_1" w:history="1">
              <w:r w:rsidR="001A63F0" w:rsidRPr="00CF5C40">
                <w:rPr>
                  <w:rStyle w:val="Hipervnculo"/>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F25491" w:rsidP="005A7D88">
            <w:pPr>
              <w:spacing w:before="0" w:after="0"/>
              <w:jc w:val="center"/>
              <w:rPr>
                <w:rFonts w:eastAsia="Times New Roman" w:cs="Times New Roman"/>
                <w:sz w:val="20"/>
                <w:szCs w:val="20"/>
                <w:lang w:eastAsia="en-GB"/>
              </w:rPr>
            </w:pPr>
            <w:hyperlink w:anchor="_RS-100_1" w:history="1">
              <w:r w:rsidR="001A63F0" w:rsidRPr="008E67E1">
                <w:rPr>
                  <w:rStyle w:val="Hipervnculo"/>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F25491" w:rsidP="005A7D88">
            <w:pPr>
              <w:spacing w:before="0" w:after="0"/>
              <w:jc w:val="center"/>
              <w:rPr>
                <w:rFonts w:eastAsia="Times New Roman" w:cs="Times New Roman"/>
                <w:sz w:val="20"/>
                <w:szCs w:val="20"/>
                <w:lang w:eastAsia="en-GB"/>
              </w:rPr>
            </w:pPr>
            <w:hyperlink w:anchor="_RS-110_1" w:history="1">
              <w:r w:rsidR="001A63F0" w:rsidRPr="00041B31">
                <w:rPr>
                  <w:rStyle w:val="Hipervnculo"/>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F25491" w:rsidP="005A7D88">
            <w:pPr>
              <w:spacing w:before="0" w:after="0"/>
              <w:jc w:val="center"/>
              <w:rPr>
                <w:rFonts w:eastAsia="Times New Roman" w:cs="Times New Roman"/>
                <w:sz w:val="20"/>
                <w:szCs w:val="20"/>
                <w:lang w:eastAsia="en-GB"/>
              </w:rPr>
            </w:pPr>
            <w:hyperlink w:anchor="_RS-120_1" w:history="1">
              <w:r w:rsidR="001A63F0" w:rsidRPr="00471A54">
                <w:rPr>
                  <w:rStyle w:val="Hipervnculo"/>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F25491"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ipervnculo"/>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F25491"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ipervnculo"/>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F25491" w:rsidP="005F4E79">
            <w:pPr>
              <w:spacing w:before="0" w:after="0"/>
              <w:jc w:val="center"/>
              <w:rPr>
                <w:rFonts w:eastAsia="Times New Roman" w:cs="Times New Roman"/>
                <w:sz w:val="20"/>
                <w:szCs w:val="20"/>
                <w:lang w:eastAsia="en-GB"/>
              </w:rPr>
            </w:pPr>
            <w:hyperlink w:anchor="_RS-150" w:history="1">
              <w:r w:rsidR="001A63F0" w:rsidRPr="00AD0F8A">
                <w:rPr>
                  <w:rStyle w:val="Hipervnculo"/>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F25491" w:rsidP="005F4E79">
            <w:pPr>
              <w:spacing w:before="0" w:after="0"/>
              <w:jc w:val="center"/>
              <w:rPr>
                <w:rFonts w:eastAsia="Times New Roman" w:cs="Times New Roman"/>
                <w:sz w:val="20"/>
                <w:szCs w:val="20"/>
                <w:lang w:eastAsia="en-GB"/>
              </w:rPr>
            </w:pPr>
            <w:hyperlink w:anchor="_RS-160" w:history="1">
              <w:r w:rsidR="001A63F0" w:rsidRPr="00161627">
                <w:rPr>
                  <w:rStyle w:val="Hipervnculo"/>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F25491" w:rsidP="005F4E79">
            <w:pPr>
              <w:spacing w:before="0" w:after="0"/>
              <w:jc w:val="center"/>
              <w:rPr>
                <w:rFonts w:eastAsia="Times New Roman" w:cs="Times New Roman"/>
                <w:sz w:val="20"/>
                <w:szCs w:val="20"/>
                <w:lang w:eastAsia="en-GB"/>
              </w:rPr>
            </w:pPr>
            <w:hyperlink w:anchor="_RS-170_1" w:history="1">
              <w:r w:rsidR="001A63F0" w:rsidRPr="00156F01">
                <w:rPr>
                  <w:rStyle w:val="Hipervnculo"/>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F25491" w:rsidP="005F4E79">
            <w:pPr>
              <w:spacing w:before="0" w:after="0"/>
              <w:jc w:val="center"/>
              <w:rPr>
                <w:rFonts w:eastAsia="Times New Roman" w:cs="Times New Roman"/>
                <w:sz w:val="20"/>
                <w:szCs w:val="20"/>
                <w:lang w:eastAsia="en-GB"/>
              </w:rPr>
            </w:pPr>
            <w:hyperlink w:anchor="_RS-180_1" w:history="1">
              <w:r w:rsidR="001A63F0" w:rsidRPr="005B0A53">
                <w:rPr>
                  <w:rStyle w:val="Hipervnculo"/>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F25491" w:rsidP="005F4E79">
            <w:pPr>
              <w:spacing w:before="0" w:after="0"/>
              <w:jc w:val="center"/>
              <w:rPr>
                <w:rFonts w:eastAsia="Times New Roman" w:cs="Times New Roman"/>
                <w:sz w:val="20"/>
                <w:szCs w:val="20"/>
                <w:lang w:eastAsia="en-GB"/>
              </w:rPr>
            </w:pPr>
            <w:hyperlink w:anchor="_RS-190" w:history="1">
              <w:r w:rsidR="001A63F0" w:rsidRPr="005F4E79">
                <w:rPr>
                  <w:rStyle w:val="Hipervnculo"/>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F25491" w:rsidP="005F4E79">
            <w:pPr>
              <w:spacing w:before="0" w:after="0"/>
              <w:jc w:val="center"/>
              <w:rPr>
                <w:rFonts w:eastAsia="Times New Roman" w:cs="Times New Roman"/>
                <w:sz w:val="20"/>
                <w:szCs w:val="20"/>
                <w:lang w:eastAsia="en-GB"/>
              </w:rPr>
            </w:pPr>
            <w:hyperlink w:anchor="_RS-260" w:history="1">
              <w:r w:rsidR="001A63F0" w:rsidRPr="005F4E79">
                <w:rPr>
                  <w:rStyle w:val="Hipervnculo"/>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F25491" w:rsidP="005F4E79">
            <w:pPr>
              <w:spacing w:before="0" w:after="0"/>
              <w:jc w:val="center"/>
              <w:rPr>
                <w:rFonts w:eastAsia="Times New Roman" w:cs="Times New Roman"/>
                <w:sz w:val="20"/>
                <w:szCs w:val="20"/>
                <w:lang w:eastAsia="en-GB"/>
              </w:rPr>
            </w:pPr>
            <w:hyperlink w:anchor="_RS-210" w:history="1">
              <w:r w:rsidR="001A63F0" w:rsidRPr="00902A19">
                <w:rPr>
                  <w:rStyle w:val="Hipervnculo"/>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F25491" w:rsidP="005F4E79">
            <w:pPr>
              <w:spacing w:before="0" w:after="0"/>
              <w:jc w:val="center"/>
              <w:rPr>
                <w:rFonts w:eastAsia="Times New Roman" w:cs="Times New Roman"/>
                <w:sz w:val="20"/>
                <w:szCs w:val="20"/>
                <w:lang w:eastAsia="en-GB"/>
              </w:rPr>
            </w:pPr>
            <w:hyperlink w:anchor="_RS-220" w:history="1">
              <w:r w:rsidR="001A63F0" w:rsidRPr="00775B62">
                <w:rPr>
                  <w:rStyle w:val="Hipervnculo"/>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F25491" w:rsidP="005F4E79">
            <w:pPr>
              <w:spacing w:before="0" w:after="0"/>
              <w:jc w:val="center"/>
              <w:rPr>
                <w:rFonts w:eastAsia="Times New Roman" w:cs="Times New Roman"/>
                <w:sz w:val="20"/>
                <w:szCs w:val="20"/>
                <w:lang w:eastAsia="en-GB"/>
              </w:rPr>
            </w:pPr>
            <w:hyperlink w:anchor="_RS-230" w:history="1">
              <w:r w:rsidR="001A63F0" w:rsidRPr="00420765">
                <w:rPr>
                  <w:rStyle w:val="Hipervnculo"/>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F25491" w:rsidP="005F4E79">
            <w:pPr>
              <w:spacing w:before="0" w:after="0"/>
              <w:jc w:val="center"/>
              <w:rPr>
                <w:rFonts w:eastAsia="Times New Roman" w:cs="Times New Roman"/>
                <w:sz w:val="20"/>
                <w:szCs w:val="20"/>
                <w:lang w:eastAsia="en-GB"/>
              </w:rPr>
            </w:pPr>
            <w:hyperlink w:anchor="_RS-240" w:history="1">
              <w:r w:rsidR="001A63F0" w:rsidRPr="00D54E2B">
                <w:rPr>
                  <w:rStyle w:val="Hipervnculo"/>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F25491" w:rsidP="003D4E39">
            <w:pPr>
              <w:spacing w:before="0" w:after="0"/>
              <w:jc w:val="center"/>
              <w:rPr>
                <w:rFonts w:eastAsia="Times New Roman" w:cs="Times New Roman"/>
                <w:sz w:val="20"/>
                <w:szCs w:val="20"/>
                <w:lang w:eastAsia="en-GB"/>
              </w:rPr>
            </w:pPr>
            <w:hyperlink w:anchor="_RS-270" w:history="1">
              <w:r w:rsidR="001A63F0" w:rsidRPr="002460DF">
                <w:rPr>
                  <w:rStyle w:val="Hipervnculo"/>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F25491" w:rsidP="003D4E39">
            <w:pPr>
              <w:spacing w:before="0" w:after="0"/>
              <w:jc w:val="center"/>
              <w:rPr>
                <w:rFonts w:eastAsia="Times New Roman" w:cs="Times New Roman"/>
                <w:sz w:val="20"/>
                <w:szCs w:val="20"/>
                <w:lang w:eastAsia="en-GB"/>
              </w:rPr>
            </w:pPr>
            <w:hyperlink w:anchor="_RS-340" w:history="1">
              <w:r w:rsidR="001A63F0" w:rsidRPr="004A35FC">
                <w:rPr>
                  <w:rStyle w:val="Hipervnculo"/>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F25491" w:rsidP="004A35FC">
            <w:pPr>
              <w:spacing w:before="0" w:after="0"/>
              <w:jc w:val="center"/>
              <w:rPr>
                <w:rFonts w:eastAsia="Times New Roman" w:cs="Times New Roman"/>
                <w:sz w:val="20"/>
                <w:szCs w:val="20"/>
                <w:lang w:eastAsia="en-GB"/>
              </w:rPr>
            </w:pPr>
            <w:hyperlink w:anchor="_RS-350" w:history="1">
              <w:r w:rsidR="001A63F0" w:rsidRPr="007C6BF0">
                <w:rPr>
                  <w:rStyle w:val="Hipervnculo"/>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F25491" w:rsidP="004A35FC">
            <w:pPr>
              <w:spacing w:before="0" w:after="0"/>
              <w:jc w:val="center"/>
              <w:rPr>
                <w:rFonts w:eastAsia="Times New Roman" w:cs="Times New Roman"/>
                <w:sz w:val="20"/>
                <w:szCs w:val="20"/>
                <w:lang w:eastAsia="en-GB"/>
              </w:rPr>
            </w:pPr>
            <w:hyperlink w:anchor="_RS-280_1" w:history="1">
              <w:r w:rsidR="001A63F0" w:rsidRPr="006069B8">
                <w:rPr>
                  <w:rStyle w:val="Hipervnculo"/>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F25491" w:rsidP="004A35FC">
            <w:pPr>
              <w:spacing w:before="0" w:after="0"/>
              <w:jc w:val="center"/>
              <w:rPr>
                <w:rFonts w:eastAsia="Times New Roman" w:cs="Times New Roman"/>
                <w:sz w:val="20"/>
                <w:szCs w:val="20"/>
                <w:lang w:eastAsia="en-GB"/>
              </w:rPr>
            </w:pPr>
            <w:hyperlink w:anchor="_RS-290" w:history="1">
              <w:r w:rsidR="001A63F0" w:rsidRPr="00932100">
                <w:rPr>
                  <w:rStyle w:val="Hipervnculo"/>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F25491" w:rsidP="004A35FC">
            <w:pPr>
              <w:spacing w:before="0" w:after="0"/>
              <w:jc w:val="center"/>
              <w:rPr>
                <w:rFonts w:eastAsia="Times New Roman" w:cs="Times New Roman"/>
                <w:sz w:val="20"/>
                <w:szCs w:val="20"/>
                <w:lang w:eastAsia="en-GB"/>
              </w:rPr>
            </w:pPr>
            <w:hyperlink w:anchor="_RS-300" w:history="1">
              <w:r w:rsidR="001A63F0" w:rsidRPr="0077241D">
                <w:rPr>
                  <w:rStyle w:val="Hipervnculo"/>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Descripcin"/>
      </w:pPr>
      <w:bookmarkStart w:id="44" w:name="_Toc513107561"/>
      <w:r>
        <w:t xml:space="preserve">Table </w:t>
      </w:r>
      <w:r>
        <w:fldChar w:fldCharType="begin"/>
      </w:r>
      <w:r>
        <w:instrText xml:space="preserve"> SEQ Table \* ARABIC </w:instrText>
      </w:r>
      <w:r>
        <w:fldChar w:fldCharType="separate"/>
      </w:r>
      <w:r w:rsidR="00811AAF">
        <w:rPr>
          <w:noProof/>
        </w:rPr>
        <w:t>12</w:t>
      </w:r>
      <w:r>
        <w:fldChar w:fldCharType="end"/>
      </w:r>
      <w:r>
        <w:t xml:space="preserve">: </w:t>
      </w:r>
      <w:r w:rsidRPr="00D2762B">
        <w:t>ESPDR</w:t>
      </w:r>
      <w:r>
        <w:t>esponse</w:t>
      </w:r>
      <w:r w:rsidRPr="00D2762B">
        <w:t xml:space="preserve"> - List of test cases</w:t>
      </w:r>
      <w:bookmarkEnd w:id="44"/>
    </w:p>
    <w:p w14:paraId="764A624D" w14:textId="77777777" w:rsidR="006B75CD" w:rsidRDefault="006B75CD" w:rsidP="006B75CD">
      <w:pPr>
        <w:pStyle w:val="Ttulo2"/>
      </w:pPr>
      <w:bookmarkStart w:id="45" w:name="_Toc513107661"/>
      <w:r>
        <w:t>Test Cases</w:t>
      </w:r>
      <w:bookmarkEnd w:id="45"/>
    </w:p>
    <w:p w14:paraId="1EAA1664" w14:textId="2219F132" w:rsidR="006B75CD" w:rsidRDefault="006B75CD" w:rsidP="006B75CD">
      <w:pPr>
        <w:pStyle w:val="Ttulo3"/>
      </w:pPr>
      <w:bookmarkStart w:id="46" w:name="_RS-10"/>
      <w:bookmarkStart w:id="47" w:name="_Toc513107662"/>
      <w:bookmarkEnd w:id="46"/>
      <w:r>
        <w:t>RS-10</w:t>
      </w:r>
      <w:bookmarkEnd w:id="47"/>
    </w:p>
    <w:tbl>
      <w:tblPr>
        <w:tblStyle w:val="Tablaconcuadrcula"/>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6B8A9EC8" w:rsidR="00922971" w:rsidRPr="00AC1BE3" w:rsidRDefault="00E16522" w:rsidP="00922971">
            <w:pPr>
              <w:spacing w:before="60" w:after="60"/>
              <w:jc w:val="left"/>
              <w:rPr>
                <w:sz w:val="20"/>
                <w:szCs w:val="20"/>
              </w:rPr>
            </w:pPr>
            <w:r>
              <w:rPr>
                <w:sz w:val="20"/>
                <w:szCs w:val="20"/>
              </w:rPr>
              <w:t>Basic</w:t>
            </w:r>
            <w:r w:rsidR="00922971" w:rsidRPr="00AC1BE3">
              <w:rPr>
                <w:sz w:val="20"/>
                <w:szCs w:val="20"/>
              </w:rPr>
              <w:t xml:space="preserve"> or </w:t>
            </w:r>
            <w:r w:rsidR="00A57888">
              <w:rPr>
                <w:sz w:val="20"/>
                <w:szCs w:val="20"/>
              </w:rPr>
              <w:t>Extended</w:t>
            </w:r>
            <w:r w:rsidR="00922971" w:rsidRPr="00AC1BE3">
              <w:rPr>
                <w:sz w:val="20"/>
                <w:szCs w:val="20"/>
              </w:rPr>
              <w:t xml:space="preserve"> ESPD</w:t>
            </w:r>
          </w:p>
        </w:tc>
        <w:tc>
          <w:tcPr>
            <w:tcW w:w="6657" w:type="dxa"/>
            <w:gridSpan w:val="3"/>
            <w:vAlign w:val="center"/>
          </w:tcPr>
          <w:p w14:paraId="43F39336" w14:textId="681CCD90" w:rsidR="00922971" w:rsidRPr="00AC1BE3" w:rsidRDefault="00922971" w:rsidP="00922971">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ipervnculo"/>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ipervnculo"/>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ipervnculo"/>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ipervnculo"/>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AE1C157"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591" w:type="dxa"/>
            <w:gridSpan w:val="2"/>
          </w:tcPr>
          <w:p w14:paraId="454E7B86" w14:textId="02ABC278" w:rsidR="00E47966" w:rsidRPr="00AC1BE3" w:rsidRDefault="002C654D" w:rsidP="00E47966">
            <w:pPr>
              <w:spacing w:before="60" w:after="60"/>
              <w:rPr>
                <w:sz w:val="20"/>
                <w:szCs w:val="20"/>
              </w:rPr>
            </w:pPr>
            <w:r>
              <w:rPr>
                <w:sz w:val="20"/>
                <w:szCs w:val="20"/>
              </w:rPr>
              <w:t>Information about the procurement procedure MUST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Descripcin"/>
      </w:pPr>
      <w:bookmarkStart w:id="48" w:name="_Toc513107562"/>
      <w:r>
        <w:t xml:space="preserve">Table </w:t>
      </w:r>
      <w:r w:rsidR="00DE59C8">
        <w:fldChar w:fldCharType="begin"/>
      </w:r>
      <w:r w:rsidR="00DE59C8">
        <w:instrText xml:space="preserve"> SEQ Table \* ARABIC </w:instrText>
      </w:r>
      <w:r w:rsidR="00DE59C8">
        <w:fldChar w:fldCharType="separate"/>
      </w:r>
      <w:r w:rsidR="00811AAF">
        <w:rPr>
          <w:noProof/>
        </w:rPr>
        <w:t>13</w:t>
      </w:r>
      <w:r w:rsidR="00DE59C8">
        <w:fldChar w:fldCharType="end"/>
      </w:r>
      <w:r>
        <w:t>: Test Case RS-10</w:t>
      </w:r>
      <w:bookmarkEnd w:id="48"/>
    </w:p>
    <w:p w14:paraId="19A9DAA7" w14:textId="699B1127" w:rsidR="00BD40D3" w:rsidRDefault="00BD40D3" w:rsidP="00BD40D3">
      <w:pPr>
        <w:pStyle w:val="Ttulo3"/>
      </w:pPr>
      <w:bookmarkStart w:id="49" w:name="_RS-20"/>
      <w:bookmarkStart w:id="50" w:name="_Toc513107663"/>
      <w:bookmarkEnd w:id="49"/>
      <w:r>
        <w:t>RS-20</w:t>
      </w:r>
      <w:bookmarkEnd w:id="50"/>
    </w:p>
    <w:tbl>
      <w:tblPr>
        <w:tblStyle w:val="Tablaconcuadrcula"/>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02E511F2" w:rsidR="00BD40D3" w:rsidRPr="00AC1BE3" w:rsidRDefault="00A57888" w:rsidP="00D85AB2">
            <w:pPr>
              <w:spacing w:before="60" w:after="60"/>
              <w:jc w:val="left"/>
              <w:rPr>
                <w:sz w:val="20"/>
                <w:szCs w:val="20"/>
              </w:rPr>
            </w:pPr>
            <w:r>
              <w:rPr>
                <w:sz w:val="20"/>
                <w:szCs w:val="20"/>
              </w:rPr>
              <w:t>Basic</w:t>
            </w:r>
            <w:r w:rsidR="00BD40D3" w:rsidRPr="00AC1BE3">
              <w:rPr>
                <w:sz w:val="20"/>
                <w:szCs w:val="20"/>
              </w:rPr>
              <w:t xml:space="preserve"> or </w:t>
            </w:r>
            <w:r>
              <w:rPr>
                <w:sz w:val="20"/>
                <w:szCs w:val="20"/>
              </w:rPr>
              <w:t>Extended</w:t>
            </w:r>
            <w:r w:rsidR="00BD40D3" w:rsidRPr="00AC1BE3">
              <w:rPr>
                <w:sz w:val="20"/>
                <w:szCs w:val="20"/>
              </w:rPr>
              <w:t xml:space="preserve"> ESPD</w:t>
            </w:r>
          </w:p>
        </w:tc>
        <w:tc>
          <w:tcPr>
            <w:tcW w:w="6090" w:type="dxa"/>
            <w:gridSpan w:val="3"/>
            <w:vAlign w:val="center"/>
          </w:tcPr>
          <w:p w14:paraId="61B1325C" w14:textId="0A067C03" w:rsidR="00BD40D3" w:rsidRPr="00AC1BE3" w:rsidRDefault="00BD40D3" w:rsidP="00D85AB2">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ipervnculo"/>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ipervnculo"/>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ipervnculo"/>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ipervnculo"/>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ipervnculo"/>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ipervnculo"/>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4821E32C"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80_1" w:history="1">
              <w:r w:rsidR="009E0EEB">
                <w:rPr>
                  <w:rStyle w:val="Hipervnculo"/>
                  <w:sz w:val="20"/>
                  <w:szCs w:val="20"/>
                </w:rPr>
                <w:t>BR-RESP-80</w:t>
              </w:r>
            </w:hyperlink>
            <w:r w:rsidR="004075F9">
              <w:rPr>
                <w:sz w:val="20"/>
                <w:szCs w:val="20"/>
              </w:rPr>
              <w:t>)</w:t>
            </w:r>
          </w:p>
        </w:tc>
        <w:tc>
          <w:tcPr>
            <w:tcW w:w="2126" w:type="dxa"/>
            <w:gridSpan w:val="2"/>
            <w:vMerge w:val="restart"/>
          </w:tcPr>
          <w:p w14:paraId="583D494A" w14:textId="03E2E8B6" w:rsidR="00374763" w:rsidRPr="00374763" w:rsidRDefault="009E0EEB" w:rsidP="00A62BF2">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42317366" w14:textId="3B4EC172"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80-S10" w:history="1">
              <w:r w:rsidR="009E0EEB">
                <w:rPr>
                  <w:rStyle w:val="Hipervnculo"/>
                  <w:sz w:val="20"/>
                  <w:szCs w:val="20"/>
                </w:rPr>
                <w:t>BR-RESP-80-S10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3E01939A"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80-S20" w:history="1">
              <w:r w:rsidR="009E0EEB">
                <w:rPr>
                  <w:rStyle w:val="Hipervnculo"/>
                  <w:sz w:val="20"/>
                  <w:szCs w:val="20"/>
                </w:rPr>
                <w:t>BR-RESP-80-S20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3F261BE8"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126" w:type="dxa"/>
            <w:gridSpan w:val="2"/>
          </w:tcPr>
          <w:p w14:paraId="61542933" w14:textId="295E1C8B"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Descripcin"/>
      </w:pPr>
      <w:bookmarkStart w:id="51" w:name="_Toc513107563"/>
      <w:r>
        <w:t xml:space="preserve">Table </w:t>
      </w:r>
      <w:r w:rsidR="00DE59C8">
        <w:fldChar w:fldCharType="begin"/>
      </w:r>
      <w:r w:rsidR="00DE59C8">
        <w:instrText xml:space="preserve"> SEQ Table \* ARABIC </w:instrText>
      </w:r>
      <w:r w:rsidR="00DE59C8">
        <w:fldChar w:fldCharType="separate"/>
      </w:r>
      <w:r w:rsidR="00811AAF">
        <w:rPr>
          <w:noProof/>
        </w:rPr>
        <w:t>14</w:t>
      </w:r>
      <w:r w:rsidR="00DE59C8">
        <w:fldChar w:fldCharType="end"/>
      </w:r>
      <w:r>
        <w:t xml:space="preserve">: </w:t>
      </w:r>
      <w:r w:rsidRPr="009C6BD8">
        <w:t>Test Case RS-</w:t>
      </w:r>
      <w:r>
        <w:t>2</w:t>
      </w:r>
      <w:r w:rsidRPr="009C6BD8">
        <w:t>0</w:t>
      </w:r>
      <w:bookmarkEnd w:id="51"/>
    </w:p>
    <w:p w14:paraId="7576508A" w14:textId="25DC2FC9" w:rsidR="008C3BE7" w:rsidRDefault="008C3BE7" w:rsidP="008C3BE7">
      <w:pPr>
        <w:pStyle w:val="Ttulo3"/>
      </w:pPr>
      <w:bookmarkStart w:id="52" w:name="_RS-30_1"/>
      <w:bookmarkStart w:id="53" w:name="_Toc513107664"/>
      <w:bookmarkEnd w:id="52"/>
      <w:r>
        <w:t>RS-30</w:t>
      </w:r>
      <w:bookmarkEnd w:id="53"/>
    </w:p>
    <w:tbl>
      <w:tblPr>
        <w:tblStyle w:val="Tablaconcuadrcula"/>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53FC763C" w:rsidR="008C3BE7" w:rsidRPr="00AC1BE3" w:rsidRDefault="00A57888" w:rsidP="008E67E1">
            <w:pPr>
              <w:spacing w:before="60" w:after="60"/>
              <w:jc w:val="left"/>
              <w:rPr>
                <w:sz w:val="20"/>
                <w:szCs w:val="20"/>
              </w:rPr>
            </w:pPr>
            <w:r>
              <w:rPr>
                <w:sz w:val="20"/>
                <w:szCs w:val="20"/>
              </w:rPr>
              <w:t>Basic</w:t>
            </w:r>
            <w:r w:rsidR="008C3BE7" w:rsidRPr="00AC1BE3">
              <w:rPr>
                <w:sz w:val="20"/>
                <w:szCs w:val="20"/>
              </w:rPr>
              <w:t xml:space="preserve"> or </w:t>
            </w:r>
            <w:r>
              <w:rPr>
                <w:sz w:val="20"/>
                <w:szCs w:val="20"/>
              </w:rPr>
              <w:t>Extended</w:t>
            </w:r>
            <w:r w:rsidR="008C3BE7" w:rsidRPr="00AC1BE3">
              <w:rPr>
                <w:sz w:val="20"/>
                <w:szCs w:val="20"/>
              </w:rPr>
              <w:t xml:space="preserve"> ESPD</w:t>
            </w:r>
          </w:p>
        </w:tc>
        <w:tc>
          <w:tcPr>
            <w:tcW w:w="6090" w:type="dxa"/>
            <w:gridSpan w:val="3"/>
            <w:vAlign w:val="center"/>
          </w:tcPr>
          <w:p w14:paraId="18271B87" w14:textId="276DF7DA" w:rsidR="008C3BE7" w:rsidRPr="00AC1BE3" w:rsidRDefault="008C3BE7" w:rsidP="008C3BE7">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ipervnculo"/>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ipervnculo"/>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t>RS-30-R40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E453C87" w:rsidR="008C3BE7" w:rsidRPr="00374763" w:rsidRDefault="003C7812" w:rsidP="00303B9F">
            <w:pPr>
              <w:spacing w:before="60" w:after="60"/>
              <w:rPr>
                <w:sz w:val="20"/>
                <w:szCs w:val="20"/>
              </w:rPr>
            </w:pPr>
            <w:r w:rsidRPr="003C7812">
              <w:rPr>
                <w:sz w:val="20"/>
                <w:szCs w:val="20"/>
              </w:rPr>
              <w:lastRenderedPageBreak/>
              <w:t xml:space="preserve">RS-30-R50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394" w:type="dxa"/>
            <w:gridSpan w:val="2"/>
          </w:tcPr>
          <w:p w14:paraId="42DA66F0" w14:textId="4A53451F" w:rsidR="008C3BE7"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Descripcin"/>
      </w:pPr>
      <w:bookmarkStart w:id="54" w:name="_Toc513107564"/>
      <w:r>
        <w:t xml:space="preserve">Table </w:t>
      </w:r>
      <w:r w:rsidR="00DE59C8">
        <w:fldChar w:fldCharType="begin"/>
      </w:r>
      <w:r w:rsidR="00DE59C8">
        <w:instrText xml:space="preserve"> SEQ Table \* ARABIC </w:instrText>
      </w:r>
      <w:r w:rsidR="00DE59C8">
        <w:fldChar w:fldCharType="separate"/>
      </w:r>
      <w:r w:rsidR="00811AAF">
        <w:rPr>
          <w:noProof/>
        </w:rPr>
        <w:t>15</w:t>
      </w:r>
      <w:r w:rsidR="00DE59C8">
        <w:fldChar w:fldCharType="end"/>
      </w:r>
      <w:r>
        <w:t xml:space="preserve">: </w:t>
      </w:r>
      <w:r w:rsidRPr="009C6BD8">
        <w:t>Test Case RS-</w:t>
      </w:r>
      <w:r w:rsidR="00965FFC">
        <w:t>3</w:t>
      </w:r>
      <w:r w:rsidRPr="009C6BD8">
        <w:t>0</w:t>
      </w:r>
      <w:bookmarkEnd w:id="54"/>
    </w:p>
    <w:p w14:paraId="630711CD" w14:textId="6A6B0208" w:rsidR="00C93656" w:rsidRDefault="00C93656" w:rsidP="00C93656">
      <w:pPr>
        <w:pStyle w:val="Ttulo3"/>
      </w:pPr>
      <w:bookmarkStart w:id="55" w:name="_RS-40_1"/>
      <w:bookmarkStart w:id="56" w:name="_Toc513107665"/>
      <w:bookmarkEnd w:id="55"/>
      <w:r>
        <w:t>RS-40</w:t>
      </w:r>
      <w:bookmarkEnd w:id="56"/>
    </w:p>
    <w:tbl>
      <w:tblPr>
        <w:tblStyle w:val="Tablaconcuadrcula"/>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0D410C4E" w:rsidR="00C93656" w:rsidRPr="00AC1BE3" w:rsidRDefault="00A57888" w:rsidP="008E67E1">
            <w:pPr>
              <w:spacing w:before="60" w:after="60"/>
              <w:jc w:val="left"/>
              <w:rPr>
                <w:sz w:val="20"/>
                <w:szCs w:val="20"/>
              </w:rPr>
            </w:pPr>
            <w:r>
              <w:rPr>
                <w:sz w:val="20"/>
                <w:szCs w:val="20"/>
              </w:rPr>
              <w:t>Basic</w:t>
            </w:r>
            <w:r w:rsidR="00C93656" w:rsidRPr="00AC1BE3">
              <w:rPr>
                <w:sz w:val="20"/>
                <w:szCs w:val="20"/>
              </w:rPr>
              <w:t xml:space="preserve"> or </w:t>
            </w:r>
            <w:r>
              <w:rPr>
                <w:sz w:val="20"/>
                <w:szCs w:val="20"/>
              </w:rPr>
              <w:t>Extended</w:t>
            </w:r>
            <w:r w:rsidR="00C93656" w:rsidRPr="00AC1BE3">
              <w:rPr>
                <w:sz w:val="20"/>
                <w:szCs w:val="20"/>
              </w:rPr>
              <w:t xml:space="preserve"> ESPD</w:t>
            </w:r>
          </w:p>
        </w:tc>
        <w:tc>
          <w:tcPr>
            <w:tcW w:w="6090" w:type="dxa"/>
            <w:gridSpan w:val="3"/>
            <w:vAlign w:val="center"/>
          </w:tcPr>
          <w:p w14:paraId="065FB535" w14:textId="2630572C" w:rsidR="00C93656" w:rsidRPr="00AC1BE3" w:rsidRDefault="00C93656"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ipervnculo"/>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ipervnculo"/>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Response to the specific requirements related to selection criteria of the 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t>RS-40-R50-S10</w:t>
            </w:r>
            <w:r w:rsidR="00F967B7">
              <w:rPr>
                <w:sz w:val="20"/>
                <w:szCs w:val="20"/>
              </w:rPr>
              <w:t xml:space="preserve"> (</w:t>
            </w:r>
            <w:hyperlink w:anchor="_BR-RESP-80-S10" w:history="1">
              <w:r w:rsidR="00F967B7" w:rsidRPr="00F967B7">
                <w:rPr>
                  <w:rStyle w:val="Hipervnculo"/>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When the pre-qualification system the EO is registered on does not cover all the selection criteria, information about compliance of 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ipervnculo"/>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 xml:space="preserve">When the pre-qualification system the EO is registered on covers all the selection criteria, information </w:t>
            </w:r>
            <w:r w:rsidRPr="00F967B7">
              <w:rPr>
                <w:sz w:val="20"/>
                <w:szCs w:val="20"/>
              </w:rPr>
              <w:lastRenderedPageBreak/>
              <w:t>about compliance of selection criteria IS NOT required.</w:t>
            </w:r>
          </w:p>
        </w:tc>
      </w:tr>
      <w:tr w:rsidR="00C93656" w14:paraId="213C6F32" w14:textId="77777777" w:rsidTr="00110BC0">
        <w:tc>
          <w:tcPr>
            <w:tcW w:w="1413" w:type="dxa"/>
          </w:tcPr>
          <w:p w14:paraId="1AFBD47D" w14:textId="355749D3" w:rsidR="00C93656" w:rsidRPr="00374763" w:rsidRDefault="00C95C6E" w:rsidP="008E67E1">
            <w:pPr>
              <w:spacing w:before="60" w:after="60"/>
              <w:rPr>
                <w:sz w:val="20"/>
                <w:szCs w:val="20"/>
              </w:rPr>
            </w:pPr>
            <w:r w:rsidRPr="00C95C6E">
              <w:rPr>
                <w:sz w:val="20"/>
                <w:szCs w:val="20"/>
              </w:rPr>
              <w:lastRenderedPageBreak/>
              <w:t xml:space="preserve">RS-40-R60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4A1371D6" w14:textId="57A0FDC0" w:rsidR="00C93656"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Descripcin"/>
      </w:pPr>
      <w:bookmarkStart w:id="57" w:name="_Toc513107565"/>
      <w:r>
        <w:t xml:space="preserve">Table </w:t>
      </w:r>
      <w:r w:rsidR="00DE59C8">
        <w:fldChar w:fldCharType="begin"/>
      </w:r>
      <w:r w:rsidR="00DE59C8">
        <w:instrText xml:space="preserve"> SEQ Table \* ARABIC </w:instrText>
      </w:r>
      <w:r w:rsidR="00DE59C8">
        <w:fldChar w:fldCharType="separate"/>
      </w:r>
      <w:r w:rsidR="00811AAF">
        <w:rPr>
          <w:noProof/>
        </w:rPr>
        <w:t>16</w:t>
      </w:r>
      <w:r w:rsidR="00DE59C8">
        <w:fldChar w:fldCharType="end"/>
      </w:r>
      <w:r>
        <w:t xml:space="preserve">: </w:t>
      </w:r>
      <w:r w:rsidRPr="009C6BD8">
        <w:t>Test Case RS-</w:t>
      </w:r>
      <w:r>
        <w:t>4</w:t>
      </w:r>
      <w:r w:rsidRPr="009C6BD8">
        <w:t>0</w:t>
      </w:r>
      <w:bookmarkEnd w:id="57"/>
    </w:p>
    <w:p w14:paraId="60C3DC33" w14:textId="17F21B9F" w:rsidR="009A7696" w:rsidRDefault="009A7696" w:rsidP="009A7696">
      <w:pPr>
        <w:pStyle w:val="Ttulo3"/>
      </w:pPr>
      <w:bookmarkStart w:id="58" w:name="_RS-50"/>
      <w:bookmarkStart w:id="59" w:name="_Toc513107666"/>
      <w:bookmarkEnd w:id="58"/>
      <w:r>
        <w:t>RS-50</w:t>
      </w:r>
      <w:bookmarkEnd w:id="59"/>
    </w:p>
    <w:tbl>
      <w:tblPr>
        <w:tblStyle w:val="Tablaconcuadrcula"/>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5630C51" w:rsidR="009A7696" w:rsidRPr="00AC1BE3" w:rsidRDefault="00A57888" w:rsidP="008E67E1">
            <w:pPr>
              <w:spacing w:before="60" w:after="60"/>
              <w:jc w:val="left"/>
              <w:rPr>
                <w:sz w:val="20"/>
                <w:szCs w:val="20"/>
              </w:rPr>
            </w:pPr>
            <w:r>
              <w:rPr>
                <w:sz w:val="20"/>
                <w:szCs w:val="20"/>
              </w:rPr>
              <w:t>Basic</w:t>
            </w:r>
            <w:r w:rsidR="009A7696" w:rsidRPr="00AC1BE3">
              <w:rPr>
                <w:sz w:val="20"/>
                <w:szCs w:val="20"/>
              </w:rPr>
              <w:t xml:space="preserve"> or </w:t>
            </w:r>
            <w:r>
              <w:rPr>
                <w:sz w:val="20"/>
                <w:szCs w:val="20"/>
              </w:rPr>
              <w:t>Extended</w:t>
            </w:r>
            <w:r w:rsidR="009A7696" w:rsidRPr="00AC1BE3">
              <w:rPr>
                <w:sz w:val="20"/>
                <w:szCs w:val="20"/>
              </w:rPr>
              <w:t xml:space="preserve"> ESPD</w:t>
            </w:r>
          </w:p>
        </w:tc>
        <w:tc>
          <w:tcPr>
            <w:tcW w:w="6090" w:type="dxa"/>
            <w:gridSpan w:val="3"/>
            <w:vAlign w:val="center"/>
          </w:tcPr>
          <w:p w14:paraId="627B0FAB" w14:textId="679F5E6D" w:rsidR="009A7696" w:rsidRPr="00AC1BE3" w:rsidRDefault="009A7696"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ipervnculo"/>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ipervnculo"/>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ipervnculo"/>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ipervnculo"/>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ipervnculo"/>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ipervnculo"/>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5DC99957" w:rsidR="009A7696" w:rsidRPr="00374763" w:rsidRDefault="00217ECF" w:rsidP="008E67E1">
            <w:pPr>
              <w:spacing w:before="60" w:after="60"/>
              <w:rPr>
                <w:sz w:val="20"/>
                <w:szCs w:val="20"/>
              </w:rPr>
            </w:pPr>
            <w:r w:rsidRPr="00217ECF">
              <w:rPr>
                <w:sz w:val="20"/>
                <w:szCs w:val="20"/>
              </w:rPr>
              <w:t xml:space="preserve">RS-50-R70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536" w:type="dxa"/>
            <w:gridSpan w:val="2"/>
          </w:tcPr>
          <w:p w14:paraId="719335C3" w14:textId="10D5687F" w:rsidR="009A7696"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Descripcin"/>
      </w:pPr>
      <w:bookmarkStart w:id="60" w:name="_Toc513107566"/>
      <w:r>
        <w:t xml:space="preserve">Table </w:t>
      </w:r>
      <w:r w:rsidR="00DE59C8">
        <w:fldChar w:fldCharType="begin"/>
      </w:r>
      <w:r w:rsidR="00DE59C8">
        <w:instrText xml:space="preserve"> SEQ Table \* ARABIC </w:instrText>
      </w:r>
      <w:r w:rsidR="00DE59C8">
        <w:fldChar w:fldCharType="separate"/>
      </w:r>
      <w:r w:rsidR="00811AAF">
        <w:rPr>
          <w:noProof/>
        </w:rPr>
        <w:t>17</w:t>
      </w:r>
      <w:r w:rsidR="00DE59C8">
        <w:fldChar w:fldCharType="end"/>
      </w:r>
      <w:r>
        <w:t xml:space="preserve">: </w:t>
      </w:r>
      <w:r w:rsidRPr="009C6BD8">
        <w:t>Test Case RS-</w:t>
      </w:r>
      <w:r>
        <w:t>5</w:t>
      </w:r>
      <w:r w:rsidRPr="009C6BD8">
        <w:t>0</w:t>
      </w:r>
      <w:bookmarkEnd w:id="60"/>
    </w:p>
    <w:p w14:paraId="04CF0279" w14:textId="5A11B0C6" w:rsidR="00B64C0E" w:rsidRDefault="00B64C0E" w:rsidP="00B64C0E">
      <w:pPr>
        <w:pStyle w:val="Ttulo3"/>
      </w:pPr>
      <w:bookmarkStart w:id="61" w:name="_RS-60"/>
      <w:bookmarkStart w:id="62" w:name="_Toc513107667"/>
      <w:bookmarkEnd w:id="61"/>
      <w:r>
        <w:t>RS-60</w:t>
      </w:r>
      <w:bookmarkEnd w:id="62"/>
    </w:p>
    <w:tbl>
      <w:tblPr>
        <w:tblStyle w:val="Tablaconcuadrcula"/>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69E8B9F6" w:rsidR="00B64C0E" w:rsidRPr="00AC1BE3" w:rsidRDefault="00A57888" w:rsidP="008E67E1">
            <w:pPr>
              <w:spacing w:before="60" w:after="60"/>
              <w:jc w:val="left"/>
              <w:rPr>
                <w:sz w:val="20"/>
                <w:szCs w:val="20"/>
              </w:rPr>
            </w:pPr>
            <w:r>
              <w:rPr>
                <w:sz w:val="20"/>
                <w:szCs w:val="20"/>
              </w:rPr>
              <w:t>Basic</w:t>
            </w:r>
            <w:r w:rsidR="00B64C0E" w:rsidRPr="00AC1BE3">
              <w:rPr>
                <w:sz w:val="20"/>
                <w:szCs w:val="20"/>
              </w:rPr>
              <w:t xml:space="preserve"> or </w:t>
            </w:r>
            <w:r>
              <w:rPr>
                <w:sz w:val="20"/>
                <w:szCs w:val="20"/>
              </w:rPr>
              <w:t>Extended</w:t>
            </w:r>
            <w:r w:rsidR="00B64C0E" w:rsidRPr="00AC1BE3">
              <w:rPr>
                <w:sz w:val="20"/>
                <w:szCs w:val="20"/>
              </w:rPr>
              <w:t xml:space="preserve"> ESPD</w:t>
            </w:r>
          </w:p>
        </w:tc>
        <w:tc>
          <w:tcPr>
            <w:tcW w:w="6090" w:type="dxa"/>
            <w:gridSpan w:val="3"/>
            <w:vAlign w:val="center"/>
          </w:tcPr>
          <w:p w14:paraId="23E118B9" w14:textId="76207755" w:rsidR="00B64C0E" w:rsidRPr="00AC1BE3" w:rsidRDefault="00B64C0E"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lastRenderedPageBreak/>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ipervnculo"/>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ipervnculo"/>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t xml:space="preserve">RS-60-R70 </w:t>
            </w:r>
            <w:r>
              <w:rPr>
                <w:sz w:val="20"/>
                <w:szCs w:val="20"/>
              </w:rPr>
              <w:t>(</w:t>
            </w:r>
            <w:hyperlink w:anchor="_BR-LOT-20" w:history="1">
              <w:r w:rsidRPr="00A63663">
                <w:rPr>
                  <w:rStyle w:val="Hipervnculo"/>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 xml:space="preserve">The set of lots that apply to the information provided in response to the requirements for each selection criterion MUST be provided (when information about </w:t>
            </w:r>
            <w:r w:rsidRPr="00B64C0E">
              <w:rPr>
                <w:sz w:val="20"/>
                <w:szCs w:val="20"/>
              </w:rPr>
              <w:lastRenderedPageBreak/>
              <w:t>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lastRenderedPageBreak/>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6DD6E3AB" w:rsidR="00B64C0E" w:rsidRPr="00374763" w:rsidRDefault="009115AF" w:rsidP="008E67E1">
            <w:pPr>
              <w:spacing w:before="60" w:after="60"/>
              <w:rPr>
                <w:sz w:val="20"/>
                <w:szCs w:val="20"/>
              </w:rPr>
            </w:pPr>
            <w:r w:rsidRPr="009115AF">
              <w:rPr>
                <w:sz w:val="20"/>
                <w:szCs w:val="20"/>
              </w:rPr>
              <w:t xml:space="preserve">RS-60-R80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539B1C04" w14:textId="0C2808A7" w:rsidR="00B64C0E"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Descripcin"/>
      </w:pPr>
      <w:bookmarkStart w:id="63" w:name="_Toc513107567"/>
      <w:r>
        <w:t xml:space="preserve">Table </w:t>
      </w:r>
      <w:r w:rsidR="00DE59C8">
        <w:fldChar w:fldCharType="begin"/>
      </w:r>
      <w:r w:rsidR="00DE59C8">
        <w:instrText xml:space="preserve"> SEQ Table \* ARABIC </w:instrText>
      </w:r>
      <w:r w:rsidR="00DE59C8">
        <w:fldChar w:fldCharType="separate"/>
      </w:r>
      <w:r w:rsidR="00811AAF">
        <w:rPr>
          <w:noProof/>
        </w:rPr>
        <w:t>18</w:t>
      </w:r>
      <w:r w:rsidR="00DE59C8">
        <w:fldChar w:fldCharType="end"/>
      </w:r>
      <w:r>
        <w:t xml:space="preserve">: </w:t>
      </w:r>
      <w:r w:rsidRPr="009C6BD8">
        <w:t>Test Case RS-</w:t>
      </w:r>
      <w:r>
        <w:t>6</w:t>
      </w:r>
      <w:r w:rsidRPr="009C6BD8">
        <w:t>0</w:t>
      </w:r>
      <w:bookmarkEnd w:id="63"/>
    </w:p>
    <w:p w14:paraId="3DE278B8" w14:textId="570B98C1" w:rsidR="006D7226" w:rsidRDefault="006D7226" w:rsidP="006D7226">
      <w:pPr>
        <w:pStyle w:val="Ttulo3"/>
      </w:pPr>
      <w:bookmarkStart w:id="64" w:name="_RS-30"/>
      <w:bookmarkStart w:id="65" w:name="_RS-40"/>
      <w:bookmarkStart w:id="66" w:name="_RS-90"/>
      <w:bookmarkStart w:id="67" w:name="_RS-70"/>
      <w:bookmarkStart w:id="68" w:name="_Toc513107668"/>
      <w:bookmarkEnd w:id="64"/>
      <w:bookmarkEnd w:id="65"/>
      <w:bookmarkEnd w:id="66"/>
      <w:bookmarkEnd w:id="67"/>
      <w:r>
        <w:t>RS-</w:t>
      </w:r>
      <w:r w:rsidR="00103FE4">
        <w:t>7</w:t>
      </w:r>
      <w:r>
        <w:t>0</w:t>
      </w:r>
      <w:bookmarkEnd w:id="68"/>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6084D1EB" w:rsidR="006D7226" w:rsidRPr="00AC1BE3" w:rsidRDefault="00A57888" w:rsidP="00A62BF2">
            <w:pPr>
              <w:spacing w:before="60" w:after="60"/>
              <w:jc w:val="left"/>
              <w:rPr>
                <w:sz w:val="20"/>
                <w:szCs w:val="20"/>
              </w:rPr>
            </w:pPr>
            <w:r>
              <w:rPr>
                <w:sz w:val="20"/>
                <w:szCs w:val="20"/>
              </w:rPr>
              <w:t>Basic</w:t>
            </w:r>
            <w:r w:rsidR="006D7226" w:rsidRPr="00AC1BE3">
              <w:rPr>
                <w:sz w:val="20"/>
                <w:szCs w:val="20"/>
              </w:rPr>
              <w:t xml:space="preserve"> or </w:t>
            </w:r>
            <w:r>
              <w:rPr>
                <w:sz w:val="20"/>
                <w:szCs w:val="20"/>
              </w:rPr>
              <w:t>Extended</w:t>
            </w:r>
            <w:r w:rsidR="006D7226" w:rsidRPr="00AC1BE3">
              <w:rPr>
                <w:sz w:val="20"/>
                <w:szCs w:val="20"/>
              </w:rPr>
              <w:t xml:space="preserve"> ESPD</w:t>
            </w:r>
          </w:p>
        </w:tc>
        <w:tc>
          <w:tcPr>
            <w:tcW w:w="6657" w:type="dxa"/>
            <w:gridSpan w:val="3"/>
            <w:vAlign w:val="center"/>
          </w:tcPr>
          <w:p w14:paraId="7378DA07" w14:textId="11475E4C" w:rsidR="006D7226" w:rsidRPr="00AC1BE3" w:rsidRDefault="006D7226" w:rsidP="00A62BF2">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ipervnculo"/>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ipervnculo"/>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ipervnculo"/>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ipervnculo"/>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ipervnculo"/>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lastRenderedPageBreak/>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ipervnculo"/>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ipervnculo"/>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6A4CDD2E"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410" w:type="dxa"/>
            <w:gridSpan w:val="2"/>
          </w:tcPr>
          <w:p w14:paraId="25CD75DF" w14:textId="25DE12E7" w:rsidR="00AC6657" w:rsidRPr="00AC1BE3" w:rsidRDefault="002C654D" w:rsidP="00AC6657">
            <w:pPr>
              <w:spacing w:before="60" w:after="60"/>
              <w:rPr>
                <w:sz w:val="20"/>
                <w:szCs w:val="20"/>
              </w:rPr>
            </w:pPr>
            <w:r>
              <w:rPr>
                <w:sz w:val="20"/>
                <w:szCs w:val="20"/>
              </w:rPr>
              <w:t>Information about the procurement procedure MUST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Descripcin"/>
      </w:pPr>
      <w:bookmarkStart w:id="69" w:name="_Toc513107568"/>
      <w:r>
        <w:t xml:space="preserve">Table </w:t>
      </w:r>
      <w:r w:rsidR="00DE59C8">
        <w:fldChar w:fldCharType="begin"/>
      </w:r>
      <w:r w:rsidR="00DE59C8">
        <w:instrText xml:space="preserve"> SEQ Table \* ARABIC </w:instrText>
      </w:r>
      <w:r w:rsidR="00DE59C8">
        <w:fldChar w:fldCharType="separate"/>
      </w:r>
      <w:r w:rsidR="00811AAF">
        <w:rPr>
          <w:noProof/>
        </w:rPr>
        <w:t>19</w:t>
      </w:r>
      <w:r w:rsidR="00DE59C8">
        <w:fldChar w:fldCharType="end"/>
      </w:r>
      <w:r>
        <w:t>: Test Case RS-</w:t>
      </w:r>
      <w:r w:rsidR="00103FE4">
        <w:t>7</w:t>
      </w:r>
      <w:r>
        <w:t>0</w:t>
      </w:r>
      <w:bookmarkEnd w:id="69"/>
    </w:p>
    <w:p w14:paraId="72684062" w14:textId="593097C4" w:rsidR="0073294B" w:rsidRDefault="0073294B" w:rsidP="0073294B">
      <w:pPr>
        <w:pStyle w:val="Ttulo3"/>
      </w:pPr>
      <w:bookmarkStart w:id="70" w:name="_RS-100"/>
      <w:bookmarkStart w:id="71" w:name="_RS-80"/>
      <w:bookmarkStart w:id="72" w:name="_Toc513107669"/>
      <w:bookmarkEnd w:id="70"/>
      <w:bookmarkEnd w:id="71"/>
      <w:r>
        <w:t>RS-</w:t>
      </w:r>
      <w:r w:rsidR="005A7D88">
        <w:t>8</w:t>
      </w:r>
      <w:r>
        <w:t>0</w:t>
      </w:r>
      <w:bookmarkEnd w:id="72"/>
    </w:p>
    <w:tbl>
      <w:tblPr>
        <w:tblStyle w:val="Tablaconcuadrcula"/>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67214732" w:rsidR="0073294B" w:rsidRPr="00AC1BE3" w:rsidRDefault="00A57888" w:rsidP="008D5250">
            <w:pPr>
              <w:spacing w:before="60" w:after="60"/>
              <w:jc w:val="left"/>
              <w:rPr>
                <w:sz w:val="20"/>
                <w:szCs w:val="20"/>
              </w:rPr>
            </w:pPr>
            <w:r>
              <w:rPr>
                <w:sz w:val="20"/>
                <w:szCs w:val="20"/>
              </w:rPr>
              <w:t>Basic</w:t>
            </w:r>
            <w:r w:rsidR="0073294B" w:rsidRPr="00AC1BE3">
              <w:rPr>
                <w:sz w:val="20"/>
                <w:szCs w:val="20"/>
              </w:rPr>
              <w:t xml:space="preserve"> or </w:t>
            </w:r>
            <w:r>
              <w:rPr>
                <w:sz w:val="20"/>
                <w:szCs w:val="20"/>
              </w:rPr>
              <w:t>Extended</w:t>
            </w:r>
            <w:r w:rsidR="0073294B" w:rsidRPr="00AC1BE3">
              <w:rPr>
                <w:sz w:val="20"/>
                <w:szCs w:val="20"/>
              </w:rPr>
              <w:t xml:space="preserve"> ESPD</w:t>
            </w:r>
          </w:p>
        </w:tc>
        <w:tc>
          <w:tcPr>
            <w:tcW w:w="6657" w:type="dxa"/>
            <w:gridSpan w:val="3"/>
            <w:vAlign w:val="center"/>
          </w:tcPr>
          <w:p w14:paraId="538065D1" w14:textId="69B4C625" w:rsidR="0073294B" w:rsidRPr="00AC1BE3" w:rsidRDefault="0073294B" w:rsidP="008D5250">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ipervnculo"/>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ipervnculo"/>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ipervnculo"/>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ipervnculo"/>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ipervnculo"/>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ipervnculo"/>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2E7F0D0" w14:textId="77777777" w:rsidTr="0077183B">
        <w:tc>
          <w:tcPr>
            <w:tcW w:w="1413" w:type="dxa"/>
            <w:vMerge w:val="restart"/>
          </w:tcPr>
          <w:p w14:paraId="665687C4" w14:textId="481B135F"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68" w:type="dxa"/>
            <w:gridSpan w:val="2"/>
            <w:vMerge w:val="restart"/>
          </w:tcPr>
          <w:p w14:paraId="20A35F05" w14:textId="75CB19A2"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3680FD1D" w14:textId="12E848BC"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113" w:type="dxa"/>
          </w:tcPr>
          <w:p w14:paraId="0D7B0127"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7597FE8F" w14:textId="77777777" w:rsidTr="0077183B">
        <w:tc>
          <w:tcPr>
            <w:tcW w:w="1413" w:type="dxa"/>
            <w:vMerge/>
          </w:tcPr>
          <w:p w14:paraId="570E2584" w14:textId="77777777" w:rsidR="009E0EEB" w:rsidRPr="00374763" w:rsidRDefault="009E0EEB" w:rsidP="009E0EEB">
            <w:pPr>
              <w:spacing w:before="60" w:after="60"/>
              <w:rPr>
                <w:sz w:val="20"/>
                <w:szCs w:val="20"/>
              </w:rPr>
            </w:pPr>
          </w:p>
        </w:tc>
        <w:tc>
          <w:tcPr>
            <w:tcW w:w="2268" w:type="dxa"/>
            <w:gridSpan w:val="2"/>
            <w:vMerge/>
          </w:tcPr>
          <w:p w14:paraId="54C21D82" w14:textId="77777777" w:rsidR="009E0EEB" w:rsidRPr="00374763" w:rsidRDefault="009E0EEB" w:rsidP="009E0EEB">
            <w:pPr>
              <w:spacing w:before="60" w:after="60"/>
              <w:rPr>
                <w:sz w:val="20"/>
                <w:szCs w:val="20"/>
              </w:rPr>
            </w:pPr>
          </w:p>
        </w:tc>
        <w:tc>
          <w:tcPr>
            <w:tcW w:w="1701" w:type="dxa"/>
          </w:tcPr>
          <w:p w14:paraId="35F2D4ED" w14:textId="194F7577"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113" w:type="dxa"/>
          </w:tcPr>
          <w:p w14:paraId="3FDF53A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7A63029A"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68" w:type="dxa"/>
            <w:gridSpan w:val="2"/>
          </w:tcPr>
          <w:p w14:paraId="5E1EA9A5" w14:textId="2339C6D7"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Descripcin"/>
      </w:pPr>
      <w:bookmarkStart w:id="73" w:name="_Toc513107569"/>
      <w:r>
        <w:t xml:space="preserve">Table </w:t>
      </w:r>
      <w:r w:rsidR="00DE59C8">
        <w:fldChar w:fldCharType="begin"/>
      </w:r>
      <w:r w:rsidR="00DE59C8">
        <w:instrText xml:space="preserve"> SEQ Table \* ARABIC </w:instrText>
      </w:r>
      <w:r w:rsidR="00DE59C8">
        <w:fldChar w:fldCharType="separate"/>
      </w:r>
      <w:r w:rsidR="00811AAF">
        <w:rPr>
          <w:noProof/>
        </w:rPr>
        <w:t>20</w:t>
      </w:r>
      <w:r w:rsidR="00DE59C8">
        <w:fldChar w:fldCharType="end"/>
      </w:r>
      <w:r>
        <w:t>: Test Case RS-</w:t>
      </w:r>
      <w:r w:rsidR="005A7D88">
        <w:t>8</w:t>
      </w:r>
      <w:r>
        <w:t>0</w:t>
      </w:r>
      <w:bookmarkEnd w:id="73"/>
    </w:p>
    <w:p w14:paraId="55810AC8" w14:textId="2F938B3B" w:rsidR="008D3A46" w:rsidRDefault="008D3A46" w:rsidP="008D3A46">
      <w:pPr>
        <w:pStyle w:val="Ttulo3"/>
      </w:pPr>
      <w:bookmarkStart w:id="74" w:name="_RS-90_1"/>
      <w:bookmarkStart w:id="75" w:name="_Toc513107670"/>
      <w:bookmarkEnd w:id="74"/>
      <w:r>
        <w:t>RS-90</w:t>
      </w:r>
      <w:bookmarkEnd w:id="75"/>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E008182" w:rsidR="008D3A46" w:rsidRPr="00AC1BE3" w:rsidRDefault="00A57888" w:rsidP="008E67E1">
            <w:pPr>
              <w:spacing w:before="60" w:after="60"/>
              <w:jc w:val="left"/>
              <w:rPr>
                <w:sz w:val="20"/>
                <w:szCs w:val="20"/>
              </w:rPr>
            </w:pPr>
            <w:r>
              <w:rPr>
                <w:sz w:val="20"/>
                <w:szCs w:val="20"/>
              </w:rPr>
              <w:t>Basic</w:t>
            </w:r>
            <w:r w:rsidR="008D3A46" w:rsidRPr="00AC1BE3">
              <w:rPr>
                <w:sz w:val="20"/>
                <w:szCs w:val="20"/>
              </w:rPr>
              <w:t xml:space="preserve"> or </w:t>
            </w:r>
            <w:r>
              <w:rPr>
                <w:sz w:val="20"/>
                <w:szCs w:val="20"/>
              </w:rPr>
              <w:t>Extended</w:t>
            </w:r>
            <w:r w:rsidR="008D3A46" w:rsidRPr="00AC1BE3">
              <w:rPr>
                <w:sz w:val="20"/>
                <w:szCs w:val="20"/>
              </w:rPr>
              <w:t xml:space="preserve"> ESPD</w:t>
            </w:r>
          </w:p>
        </w:tc>
        <w:tc>
          <w:tcPr>
            <w:tcW w:w="6657" w:type="dxa"/>
            <w:gridSpan w:val="3"/>
            <w:vAlign w:val="center"/>
          </w:tcPr>
          <w:p w14:paraId="34FE7AFE" w14:textId="42D93185" w:rsidR="008D3A46" w:rsidRPr="00AC1BE3" w:rsidRDefault="008D3A46" w:rsidP="008D3A46">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lastRenderedPageBreak/>
              <w:t xml:space="preserve">RS-90-R10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6FAD10E3" w:rsidR="008D3A46" w:rsidRPr="00886508" w:rsidRDefault="00CF5C40" w:rsidP="008E67E1">
            <w:pPr>
              <w:spacing w:before="60" w:after="60"/>
              <w:rPr>
                <w:sz w:val="20"/>
                <w:szCs w:val="20"/>
              </w:rPr>
            </w:pPr>
            <w:r w:rsidRPr="00CF5C40">
              <w:rPr>
                <w:sz w:val="20"/>
                <w:szCs w:val="20"/>
              </w:rPr>
              <w:t xml:space="preserve">RS-90-R60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59A5E28F" w14:textId="32FD0B78" w:rsidR="008D3A46"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Descripcin"/>
      </w:pPr>
      <w:bookmarkStart w:id="76" w:name="_Toc513107570"/>
      <w:r>
        <w:t xml:space="preserve">Table </w:t>
      </w:r>
      <w:r w:rsidR="00DE59C8">
        <w:fldChar w:fldCharType="begin"/>
      </w:r>
      <w:r w:rsidR="00DE59C8">
        <w:instrText xml:space="preserve"> SEQ Table \* ARABIC </w:instrText>
      </w:r>
      <w:r w:rsidR="00DE59C8">
        <w:fldChar w:fldCharType="separate"/>
      </w:r>
      <w:r w:rsidR="00811AAF">
        <w:rPr>
          <w:noProof/>
        </w:rPr>
        <w:t>21</w:t>
      </w:r>
      <w:r w:rsidR="00DE59C8">
        <w:fldChar w:fldCharType="end"/>
      </w:r>
      <w:r>
        <w:t>: Test Case RS-90</w:t>
      </w:r>
      <w:bookmarkEnd w:id="76"/>
    </w:p>
    <w:p w14:paraId="11BE8856" w14:textId="6E258827" w:rsidR="008D3A46" w:rsidRDefault="00007E5F" w:rsidP="00007E5F">
      <w:pPr>
        <w:pStyle w:val="Ttulo3"/>
      </w:pPr>
      <w:bookmarkStart w:id="77" w:name="_RS-100_1"/>
      <w:bookmarkStart w:id="78" w:name="_Toc513107671"/>
      <w:bookmarkEnd w:id="77"/>
      <w:r>
        <w:t>RS-100</w:t>
      </w:r>
      <w:bookmarkEnd w:id="78"/>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55D110FF" w:rsidR="00007E5F" w:rsidRPr="00AC1BE3" w:rsidRDefault="00A57888" w:rsidP="008E67E1">
            <w:pPr>
              <w:spacing w:before="60" w:after="60"/>
              <w:jc w:val="left"/>
              <w:rPr>
                <w:sz w:val="20"/>
                <w:szCs w:val="20"/>
              </w:rPr>
            </w:pPr>
            <w:r>
              <w:rPr>
                <w:sz w:val="20"/>
                <w:szCs w:val="20"/>
              </w:rPr>
              <w:t>Basic</w:t>
            </w:r>
            <w:r w:rsidR="00007E5F" w:rsidRPr="00AC1BE3">
              <w:rPr>
                <w:sz w:val="20"/>
                <w:szCs w:val="20"/>
              </w:rPr>
              <w:t xml:space="preserve"> or </w:t>
            </w:r>
            <w:r>
              <w:rPr>
                <w:sz w:val="20"/>
                <w:szCs w:val="20"/>
              </w:rPr>
              <w:t>Extended</w:t>
            </w:r>
            <w:r w:rsidR="00007E5F" w:rsidRPr="00AC1BE3">
              <w:rPr>
                <w:sz w:val="20"/>
                <w:szCs w:val="20"/>
              </w:rPr>
              <w:t xml:space="preserve"> ESPD</w:t>
            </w:r>
          </w:p>
        </w:tc>
        <w:tc>
          <w:tcPr>
            <w:tcW w:w="6799" w:type="dxa"/>
            <w:gridSpan w:val="3"/>
            <w:vAlign w:val="center"/>
          </w:tcPr>
          <w:p w14:paraId="15772590" w14:textId="35AB305F" w:rsidR="00007E5F" w:rsidRPr="00AC1BE3" w:rsidRDefault="00007E5F"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ipervnculo"/>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ipervnculo"/>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Response to the specific requirements related to selection criteria of the 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55CD0099" w:rsidR="00007E5F" w:rsidRPr="00886508" w:rsidRDefault="00007E5F" w:rsidP="008E67E1">
            <w:pPr>
              <w:spacing w:before="60" w:after="60"/>
              <w:rPr>
                <w:sz w:val="20"/>
                <w:szCs w:val="20"/>
              </w:rPr>
            </w:pPr>
            <w:r w:rsidRPr="00007E5F">
              <w:rPr>
                <w:sz w:val="20"/>
                <w:szCs w:val="20"/>
              </w:rPr>
              <w:t xml:space="preserve">RS-100-R70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1637BC6A" w14:textId="15D88DBA" w:rsidR="00007E5F"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Descripcin"/>
      </w:pPr>
      <w:bookmarkStart w:id="79" w:name="_Toc513107571"/>
      <w:r>
        <w:t xml:space="preserve">Table </w:t>
      </w:r>
      <w:r w:rsidR="00DE59C8">
        <w:fldChar w:fldCharType="begin"/>
      </w:r>
      <w:r w:rsidR="00DE59C8">
        <w:instrText xml:space="preserve"> SEQ Table \* ARABIC </w:instrText>
      </w:r>
      <w:r w:rsidR="00DE59C8">
        <w:fldChar w:fldCharType="separate"/>
      </w:r>
      <w:r w:rsidR="00811AAF">
        <w:rPr>
          <w:noProof/>
        </w:rPr>
        <w:t>22</w:t>
      </w:r>
      <w:r w:rsidR="00DE59C8">
        <w:fldChar w:fldCharType="end"/>
      </w:r>
      <w:r>
        <w:t>: Test Case RS-100</w:t>
      </w:r>
      <w:bookmarkEnd w:id="79"/>
    </w:p>
    <w:p w14:paraId="17478CB4" w14:textId="6BA5476D" w:rsidR="008E67E1" w:rsidRDefault="008E67E1" w:rsidP="008E67E1">
      <w:pPr>
        <w:pStyle w:val="Ttulo3"/>
      </w:pPr>
      <w:bookmarkStart w:id="80" w:name="_RS-110_1"/>
      <w:bookmarkStart w:id="81" w:name="_Toc513107672"/>
      <w:bookmarkEnd w:id="80"/>
      <w:r>
        <w:t>RS-110</w:t>
      </w:r>
      <w:bookmarkEnd w:id="81"/>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3B7FF44D" w:rsidR="008E67E1" w:rsidRPr="00AC1BE3" w:rsidRDefault="00A57888" w:rsidP="008E67E1">
            <w:pPr>
              <w:spacing w:before="60" w:after="60"/>
              <w:jc w:val="left"/>
              <w:rPr>
                <w:sz w:val="20"/>
                <w:szCs w:val="20"/>
              </w:rPr>
            </w:pPr>
            <w:r>
              <w:rPr>
                <w:sz w:val="20"/>
                <w:szCs w:val="20"/>
              </w:rPr>
              <w:t>Basic</w:t>
            </w:r>
            <w:r w:rsidR="008E67E1" w:rsidRPr="00AC1BE3">
              <w:rPr>
                <w:sz w:val="20"/>
                <w:szCs w:val="20"/>
              </w:rPr>
              <w:t xml:space="preserve"> or </w:t>
            </w:r>
            <w:r>
              <w:rPr>
                <w:sz w:val="20"/>
                <w:szCs w:val="20"/>
              </w:rPr>
              <w:t>Extended</w:t>
            </w:r>
            <w:r w:rsidR="008E67E1" w:rsidRPr="00AC1BE3">
              <w:rPr>
                <w:sz w:val="20"/>
                <w:szCs w:val="20"/>
              </w:rPr>
              <w:t xml:space="preserve"> ESPD</w:t>
            </w:r>
          </w:p>
        </w:tc>
        <w:tc>
          <w:tcPr>
            <w:tcW w:w="6799" w:type="dxa"/>
            <w:gridSpan w:val="3"/>
            <w:vAlign w:val="center"/>
          </w:tcPr>
          <w:p w14:paraId="420EC310" w14:textId="4E58E484" w:rsidR="008E67E1" w:rsidRPr="00AC1BE3" w:rsidRDefault="008E67E1" w:rsidP="008E67E1">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ipervnculo"/>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ipervnculo"/>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ipervnculo"/>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ipervnculo"/>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ipervnculo"/>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ipervnculo"/>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ipervnculo"/>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00BD47D4" w:rsidR="008E67E1" w:rsidRPr="00886508" w:rsidRDefault="006A164E" w:rsidP="008E67E1">
            <w:pPr>
              <w:spacing w:before="60" w:after="60"/>
              <w:rPr>
                <w:sz w:val="20"/>
                <w:szCs w:val="20"/>
              </w:rPr>
            </w:pPr>
            <w:r w:rsidRPr="006A164E">
              <w:rPr>
                <w:sz w:val="20"/>
                <w:szCs w:val="20"/>
              </w:rPr>
              <w:t xml:space="preserve">RS-110-R80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77262A63" w14:textId="38F177B4" w:rsidR="008E67E1"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Descripcin"/>
      </w:pPr>
      <w:bookmarkStart w:id="82" w:name="_Toc513107572"/>
      <w:r>
        <w:t xml:space="preserve">Table </w:t>
      </w:r>
      <w:r w:rsidR="00DE59C8">
        <w:fldChar w:fldCharType="begin"/>
      </w:r>
      <w:r w:rsidR="00DE59C8">
        <w:instrText xml:space="preserve"> SEQ Table \* ARABIC </w:instrText>
      </w:r>
      <w:r w:rsidR="00DE59C8">
        <w:fldChar w:fldCharType="separate"/>
      </w:r>
      <w:r w:rsidR="00811AAF">
        <w:rPr>
          <w:noProof/>
        </w:rPr>
        <w:t>23</w:t>
      </w:r>
      <w:r w:rsidR="00DE59C8">
        <w:fldChar w:fldCharType="end"/>
      </w:r>
      <w:r>
        <w:t>: Test Case RS-110</w:t>
      </w:r>
      <w:bookmarkEnd w:id="82"/>
    </w:p>
    <w:p w14:paraId="2EED9621" w14:textId="76F706E4" w:rsidR="008E67E1" w:rsidRDefault="00D25CF9" w:rsidP="00D25CF9">
      <w:pPr>
        <w:pStyle w:val="Ttulo3"/>
      </w:pPr>
      <w:bookmarkStart w:id="83" w:name="_RS-120_1"/>
      <w:bookmarkStart w:id="84" w:name="_Toc513107673"/>
      <w:bookmarkEnd w:id="83"/>
      <w:r>
        <w:t>RS-120</w:t>
      </w:r>
      <w:bookmarkEnd w:id="84"/>
    </w:p>
    <w:tbl>
      <w:tblPr>
        <w:tblStyle w:val="Tablaconcuadrcula"/>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4DD5B6E7" w:rsidR="00D25CF9" w:rsidRPr="00AC1BE3" w:rsidRDefault="00A57888" w:rsidP="00623A23">
            <w:pPr>
              <w:spacing w:before="60" w:after="60"/>
              <w:jc w:val="left"/>
              <w:rPr>
                <w:sz w:val="20"/>
                <w:szCs w:val="20"/>
              </w:rPr>
            </w:pPr>
            <w:r>
              <w:rPr>
                <w:sz w:val="20"/>
                <w:szCs w:val="20"/>
              </w:rPr>
              <w:t>Basic</w:t>
            </w:r>
            <w:r w:rsidR="00D25CF9" w:rsidRPr="00AC1BE3">
              <w:rPr>
                <w:sz w:val="20"/>
                <w:szCs w:val="20"/>
              </w:rPr>
              <w:t xml:space="preserve"> or </w:t>
            </w:r>
            <w:r>
              <w:rPr>
                <w:sz w:val="20"/>
                <w:szCs w:val="20"/>
              </w:rPr>
              <w:t>Extended</w:t>
            </w:r>
            <w:r w:rsidR="00D25CF9" w:rsidRPr="00AC1BE3">
              <w:rPr>
                <w:sz w:val="20"/>
                <w:szCs w:val="20"/>
              </w:rPr>
              <w:t xml:space="preserve"> ESPD</w:t>
            </w:r>
          </w:p>
        </w:tc>
        <w:tc>
          <w:tcPr>
            <w:tcW w:w="6799" w:type="dxa"/>
            <w:gridSpan w:val="3"/>
            <w:vAlign w:val="center"/>
          </w:tcPr>
          <w:p w14:paraId="5D6D55E7" w14:textId="0CA36E96" w:rsidR="00D25CF9" w:rsidRPr="00AC1BE3" w:rsidRDefault="00D25CF9"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ipervnculo"/>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ipervnculo"/>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t xml:space="preserve">RS-120-R30 </w:t>
            </w:r>
            <w:r>
              <w:rPr>
                <w:sz w:val="20"/>
              </w:rPr>
              <w:t>(</w:t>
            </w:r>
            <w:hyperlink w:anchor="_BR-LOT-10" w:history="1">
              <w:r w:rsidRPr="009A7696">
                <w:rPr>
                  <w:rStyle w:val="Hipervnculo"/>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lastRenderedPageBreak/>
              <w:t xml:space="preserve">RS-120-R40 </w:t>
            </w:r>
            <w:r>
              <w:rPr>
                <w:sz w:val="20"/>
                <w:szCs w:val="20"/>
              </w:rPr>
              <w:t>(</w:t>
            </w:r>
            <w:hyperlink w:anchor="_BR-RESP-20" w:history="1">
              <w:r w:rsidRPr="00B3376C">
                <w:rPr>
                  <w:rStyle w:val="Hipervnculo"/>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ipervnculo"/>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ipervnculo"/>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ipervnculo"/>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ipervnculo"/>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ipervnculo"/>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response to the requirements for each selection criterion MUST be </w:t>
            </w:r>
            <w:r w:rsidRPr="00A63663">
              <w:rPr>
                <w:sz w:val="20"/>
                <w:szCs w:val="20"/>
              </w:rPr>
              <w:lastRenderedPageBreak/>
              <w:t>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5F38E948" w:rsidR="00D25CF9" w:rsidRPr="00886508" w:rsidRDefault="007B3C59" w:rsidP="00623A23">
            <w:pPr>
              <w:spacing w:before="60" w:after="60"/>
              <w:rPr>
                <w:sz w:val="20"/>
                <w:szCs w:val="20"/>
              </w:rPr>
            </w:pPr>
            <w:r w:rsidRPr="007B3C59">
              <w:rPr>
                <w:sz w:val="20"/>
                <w:szCs w:val="20"/>
              </w:rPr>
              <w:t xml:space="preserve">RS-120-R90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551" w:type="dxa"/>
            <w:gridSpan w:val="2"/>
          </w:tcPr>
          <w:p w14:paraId="48928E1C" w14:textId="25A13B7C" w:rsidR="00D25CF9" w:rsidRPr="00AC1BE3" w:rsidRDefault="002C654D" w:rsidP="00623A23">
            <w:pPr>
              <w:spacing w:before="60" w:after="60"/>
              <w:rPr>
                <w:sz w:val="20"/>
                <w:szCs w:val="20"/>
              </w:rPr>
            </w:pPr>
            <w:r>
              <w:rPr>
                <w:sz w:val="20"/>
                <w:szCs w:val="20"/>
              </w:rPr>
              <w:t>Information about the procurement procedure MUST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Descripcin"/>
      </w:pPr>
      <w:bookmarkStart w:id="85" w:name="_Toc513107573"/>
      <w:r>
        <w:t xml:space="preserve">Table </w:t>
      </w:r>
      <w:r w:rsidR="00DE59C8">
        <w:fldChar w:fldCharType="begin"/>
      </w:r>
      <w:r w:rsidR="00DE59C8">
        <w:instrText xml:space="preserve"> SEQ Table \* ARABIC </w:instrText>
      </w:r>
      <w:r w:rsidR="00DE59C8">
        <w:fldChar w:fldCharType="separate"/>
      </w:r>
      <w:r w:rsidR="00811AAF">
        <w:rPr>
          <w:noProof/>
        </w:rPr>
        <w:t>24</w:t>
      </w:r>
      <w:r w:rsidR="00DE59C8">
        <w:fldChar w:fldCharType="end"/>
      </w:r>
      <w:r>
        <w:t>: Test Case RS-12</w:t>
      </w:r>
      <w:r w:rsidR="007B3C59">
        <w:t>0</w:t>
      </w:r>
      <w:bookmarkEnd w:id="85"/>
    </w:p>
    <w:p w14:paraId="37F6E534" w14:textId="42E7E720" w:rsidR="008D5250" w:rsidRDefault="008D5250" w:rsidP="008D5250">
      <w:pPr>
        <w:pStyle w:val="Ttulo3"/>
      </w:pPr>
      <w:bookmarkStart w:id="86" w:name="_RS-110"/>
      <w:bookmarkStart w:id="87" w:name="_RS-120"/>
      <w:bookmarkStart w:id="88" w:name="_RS-170"/>
      <w:bookmarkStart w:id="89" w:name="_RS-130"/>
      <w:bookmarkStart w:id="90" w:name="_Toc513107674"/>
      <w:bookmarkEnd w:id="86"/>
      <w:bookmarkEnd w:id="87"/>
      <w:bookmarkEnd w:id="88"/>
      <w:bookmarkEnd w:id="89"/>
      <w:r>
        <w:t>RS-1</w:t>
      </w:r>
      <w:r w:rsidR="0088399E">
        <w:t>3</w:t>
      </w:r>
      <w:r>
        <w:t>0</w:t>
      </w:r>
      <w:bookmarkEnd w:id="90"/>
    </w:p>
    <w:tbl>
      <w:tblPr>
        <w:tblStyle w:val="Tablaconcuadrcula"/>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38A5DDD6" w:rsidR="008D5250" w:rsidRPr="00AC1BE3" w:rsidRDefault="00A57888" w:rsidP="008D5250">
            <w:pPr>
              <w:spacing w:before="60" w:after="60"/>
              <w:jc w:val="left"/>
              <w:rPr>
                <w:sz w:val="20"/>
                <w:szCs w:val="20"/>
              </w:rPr>
            </w:pPr>
            <w:r>
              <w:rPr>
                <w:sz w:val="20"/>
                <w:szCs w:val="20"/>
              </w:rPr>
              <w:t>Basic</w:t>
            </w:r>
            <w:r w:rsidR="008D5250" w:rsidRPr="00AC1BE3">
              <w:rPr>
                <w:sz w:val="20"/>
                <w:szCs w:val="20"/>
              </w:rPr>
              <w:t xml:space="preserve"> or </w:t>
            </w:r>
            <w:r>
              <w:rPr>
                <w:sz w:val="20"/>
                <w:szCs w:val="20"/>
              </w:rPr>
              <w:t>Extended</w:t>
            </w:r>
            <w:r w:rsidR="008D5250" w:rsidRPr="00AC1BE3">
              <w:rPr>
                <w:sz w:val="20"/>
                <w:szCs w:val="20"/>
              </w:rPr>
              <w:t xml:space="preserve"> ESPD</w:t>
            </w:r>
          </w:p>
        </w:tc>
        <w:tc>
          <w:tcPr>
            <w:tcW w:w="6908" w:type="dxa"/>
            <w:gridSpan w:val="3"/>
            <w:vAlign w:val="center"/>
          </w:tcPr>
          <w:p w14:paraId="3BAA9113" w14:textId="5E1D9D95" w:rsidR="008D5250" w:rsidRPr="00AC1BE3" w:rsidRDefault="008D5250" w:rsidP="008D5250">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ipervnculo"/>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ipervnculo"/>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ipervnculo"/>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0236A424"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376" w:type="dxa"/>
            <w:gridSpan w:val="2"/>
          </w:tcPr>
          <w:p w14:paraId="0ACE10B0" w14:textId="38F7606E" w:rsidR="00AC6657" w:rsidRPr="00AC1BE3" w:rsidRDefault="002C654D" w:rsidP="00AC6657">
            <w:pPr>
              <w:spacing w:before="60" w:after="60"/>
              <w:rPr>
                <w:sz w:val="20"/>
                <w:szCs w:val="20"/>
              </w:rPr>
            </w:pPr>
            <w:r>
              <w:rPr>
                <w:sz w:val="20"/>
                <w:szCs w:val="20"/>
              </w:rPr>
              <w:t>Information about the procurement procedure MUST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Descripcin"/>
      </w:pPr>
      <w:bookmarkStart w:id="91" w:name="_Toc513107574"/>
      <w:r>
        <w:t xml:space="preserve">Table </w:t>
      </w:r>
      <w:r w:rsidR="00DE59C8">
        <w:fldChar w:fldCharType="begin"/>
      </w:r>
      <w:r w:rsidR="00DE59C8">
        <w:instrText xml:space="preserve"> SEQ Table \* ARABIC </w:instrText>
      </w:r>
      <w:r w:rsidR="00DE59C8">
        <w:fldChar w:fldCharType="separate"/>
      </w:r>
      <w:r w:rsidR="00811AAF">
        <w:rPr>
          <w:noProof/>
        </w:rPr>
        <w:t>25</w:t>
      </w:r>
      <w:r w:rsidR="00DE59C8">
        <w:fldChar w:fldCharType="end"/>
      </w:r>
      <w:r>
        <w:t>: Test Case RS-1</w:t>
      </w:r>
      <w:r w:rsidR="0088399E">
        <w:t>3</w:t>
      </w:r>
      <w:r>
        <w:t>0</w:t>
      </w:r>
      <w:bookmarkEnd w:id="91"/>
    </w:p>
    <w:p w14:paraId="54983ED2" w14:textId="16EF5308" w:rsidR="00D736F2" w:rsidRDefault="00D736F2" w:rsidP="00D736F2">
      <w:pPr>
        <w:pStyle w:val="Ttulo3"/>
      </w:pPr>
      <w:bookmarkStart w:id="92" w:name="_RS-180"/>
      <w:bookmarkStart w:id="93" w:name="_RS-140"/>
      <w:bookmarkStart w:id="94" w:name="_Toc513107675"/>
      <w:bookmarkEnd w:id="92"/>
      <w:bookmarkEnd w:id="93"/>
      <w:r>
        <w:t>RS-1</w:t>
      </w:r>
      <w:r w:rsidR="0088399E">
        <w:t>4</w:t>
      </w:r>
      <w:r>
        <w:t>0</w:t>
      </w:r>
      <w:bookmarkEnd w:id="94"/>
    </w:p>
    <w:tbl>
      <w:tblPr>
        <w:tblStyle w:val="Tablaconcuadrcula"/>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2E2F607" w:rsidR="00D736F2" w:rsidRPr="00AC1BE3" w:rsidRDefault="00A57888" w:rsidP="000E238C">
            <w:pPr>
              <w:spacing w:before="60" w:after="60"/>
              <w:jc w:val="left"/>
              <w:rPr>
                <w:sz w:val="20"/>
                <w:szCs w:val="20"/>
              </w:rPr>
            </w:pPr>
            <w:r>
              <w:rPr>
                <w:sz w:val="20"/>
                <w:szCs w:val="20"/>
              </w:rPr>
              <w:t>Basic</w:t>
            </w:r>
            <w:r w:rsidR="00D736F2" w:rsidRPr="00AC1BE3">
              <w:rPr>
                <w:sz w:val="20"/>
                <w:szCs w:val="20"/>
              </w:rPr>
              <w:t xml:space="preserve"> or </w:t>
            </w:r>
            <w:r>
              <w:rPr>
                <w:sz w:val="20"/>
                <w:szCs w:val="20"/>
              </w:rPr>
              <w:t>Extended</w:t>
            </w:r>
            <w:r w:rsidR="00D736F2" w:rsidRPr="00AC1BE3">
              <w:rPr>
                <w:sz w:val="20"/>
                <w:szCs w:val="20"/>
              </w:rPr>
              <w:t xml:space="preserve"> ESPD</w:t>
            </w:r>
          </w:p>
        </w:tc>
        <w:tc>
          <w:tcPr>
            <w:tcW w:w="6799" w:type="dxa"/>
            <w:gridSpan w:val="3"/>
            <w:vAlign w:val="center"/>
          </w:tcPr>
          <w:p w14:paraId="0080904B" w14:textId="151B5668" w:rsidR="00D736F2" w:rsidRPr="00AC1BE3" w:rsidRDefault="00D736F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ipervnculo"/>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ipervnculo"/>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ipervnculo"/>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19D56D1" w14:textId="77777777" w:rsidTr="00145BA4">
        <w:tc>
          <w:tcPr>
            <w:tcW w:w="1289" w:type="dxa"/>
            <w:vMerge w:val="restart"/>
          </w:tcPr>
          <w:p w14:paraId="5D32AB40" w14:textId="7CDE2B7E"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7BE0A2D1" w14:textId="37673A30"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3D333B1" w14:textId="0DCB7B51"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0873129A"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3F67741" w14:textId="77777777" w:rsidTr="00145BA4">
        <w:tc>
          <w:tcPr>
            <w:tcW w:w="1289" w:type="dxa"/>
            <w:vMerge/>
          </w:tcPr>
          <w:p w14:paraId="4C186498" w14:textId="77777777" w:rsidR="009E0EEB" w:rsidRPr="00374763" w:rsidRDefault="009E0EEB" w:rsidP="009E0EEB">
            <w:pPr>
              <w:spacing w:before="60" w:after="60"/>
              <w:rPr>
                <w:sz w:val="20"/>
                <w:szCs w:val="20"/>
              </w:rPr>
            </w:pPr>
          </w:p>
        </w:tc>
        <w:tc>
          <w:tcPr>
            <w:tcW w:w="2250" w:type="dxa"/>
            <w:gridSpan w:val="2"/>
            <w:vMerge/>
          </w:tcPr>
          <w:p w14:paraId="5ED7FECC" w14:textId="77777777" w:rsidR="009E0EEB" w:rsidRPr="00374763" w:rsidRDefault="009E0EEB" w:rsidP="009E0EEB">
            <w:pPr>
              <w:spacing w:before="60" w:after="60"/>
              <w:rPr>
                <w:sz w:val="20"/>
                <w:szCs w:val="20"/>
              </w:rPr>
            </w:pPr>
          </w:p>
        </w:tc>
        <w:tc>
          <w:tcPr>
            <w:tcW w:w="1701" w:type="dxa"/>
          </w:tcPr>
          <w:p w14:paraId="1F56C150" w14:textId="7618DCC3"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5E42CE7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1C3A3CE"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D995D8A" w14:textId="4BE7C701"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Descripcin"/>
      </w:pPr>
      <w:bookmarkStart w:id="95" w:name="_Toc513107575"/>
      <w:r>
        <w:t xml:space="preserve">Table </w:t>
      </w:r>
      <w:r w:rsidR="00DE59C8">
        <w:fldChar w:fldCharType="begin"/>
      </w:r>
      <w:r w:rsidR="00DE59C8">
        <w:instrText xml:space="preserve"> SEQ Table \* ARABIC </w:instrText>
      </w:r>
      <w:r w:rsidR="00DE59C8">
        <w:fldChar w:fldCharType="separate"/>
      </w:r>
      <w:r w:rsidR="00811AAF">
        <w:rPr>
          <w:noProof/>
        </w:rPr>
        <w:t>26</w:t>
      </w:r>
      <w:r w:rsidR="00DE59C8">
        <w:fldChar w:fldCharType="end"/>
      </w:r>
      <w:r>
        <w:t>: Test Case RS-1</w:t>
      </w:r>
      <w:r w:rsidR="0088399E">
        <w:t>4</w:t>
      </w:r>
      <w:r>
        <w:t>0</w:t>
      </w:r>
      <w:bookmarkEnd w:id="95"/>
    </w:p>
    <w:p w14:paraId="269E226D" w14:textId="5E1F7011" w:rsidR="0008735F" w:rsidRDefault="0008735F" w:rsidP="0008735F">
      <w:pPr>
        <w:pStyle w:val="Ttulo3"/>
      </w:pPr>
      <w:bookmarkStart w:id="96" w:name="_RS-150"/>
      <w:bookmarkStart w:id="97" w:name="_Toc513107676"/>
      <w:bookmarkEnd w:id="96"/>
      <w:r>
        <w:t>RS-150</w:t>
      </w:r>
      <w:bookmarkEnd w:id="97"/>
    </w:p>
    <w:tbl>
      <w:tblPr>
        <w:tblStyle w:val="Tablaconcuadrcula"/>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514A853D" w:rsidR="0008735F" w:rsidRPr="00AC1BE3" w:rsidRDefault="00A57888" w:rsidP="00623A23">
            <w:pPr>
              <w:spacing w:before="60" w:after="60"/>
              <w:jc w:val="left"/>
              <w:rPr>
                <w:sz w:val="20"/>
                <w:szCs w:val="20"/>
              </w:rPr>
            </w:pPr>
            <w:r>
              <w:rPr>
                <w:sz w:val="20"/>
                <w:szCs w:val="20"/>
              </w:rPr>
              <w:t>Basic</w:t>
            </w:r>
            <w:r w:rsidR="0008735F" w:rsidRPr="00AC1BE3">
              <w:rPr>
                <w:sz w:val="20"/>
                <w:szCs w:val="20"/>
              </w:rPr>
              <w:t xml:space="preserve"> or </w:t>
            </w:r>
            <w:r>
              <w:rPr>
                <w:sz w:val="20"/>
                <w:szCs w:val="20"/>
              </w:rPr>
              <w:t>Extended</w:t>
            </w:r>
            <w:r w:rsidR="0008735F" w:rsidRPr="00AC1BE3">
              <w:rPr>
                <w:sz w:val="20"/>
                <w:szCs w:val="20"/>
              </w:rPr>
              <w:t xml:space="preserve"> ESPD</w:t>
            </w:r>
          </w:p>
        </w:tc>
        <w:tc>
          <w:tcPr>
            <w:tcW w:w="6799" w:type="dxa"/>
            <w:gridSpan w:val="3"/>
            <w:vAlign w:val="center"/>
          </w:tcPr>
          <w:p w14:paraId="4C0D12DE" w14:textId="5892F738"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lastRenderedPageBreak/>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ipervnculo"/>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ipervnculo"/>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158C5AD8"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4EA4658" w14:textId="0FDE7719" w:rsidR="0008735F"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Descripcin"/>
      </w:pPr>
      <w:bookmarkStart w:id="98" w:name="_Toc513107576"/>
      <w:r>
        <w:t xml:space="preserve">Table </w:t>
      </w:r>
      <w:r w:rsidR="00DE59C8">
        <w:fldChar w:fldCharType="begin"/>
      </w:r>
      <w:r w:rsidR="00DE59C8">
        <w:instrText xml:space="preserve"> SEQ Table \* ARABIC </w:instrText>
      </w:r>
      <w:r w:rsidR="00DE59C8">
        <w:fldChar w:fldCharType="separate"/>
      </w:r>
      <w:r w:rsidR="00811AAF">
        <w:rPr>
          <w:noProof/>
        </w:rPr>
        <w:t>27</w:t>
      </w:r>
      <w:r w:rsidR="00DE59C8">
        <w:fldChar w:fldCharType="end"/>
      </w:r>
      <w:r>
        <w:t>: Test Case RS-150</w:t>
      </w:r>
      <w:bookmarkEnd w:id="98"/>
    </w:p>
    <w:p w14:paraId="103DABDB" w14:textId="330E9617" w:rsidR="00161627" w:rsidRDefault="00161627" w:rsidP="00161627">
      <w:pPr>
        <w:pStyle w:val="Ttulo3"/>
      </w:pPr>
      <w:bookmarkStart w:id="99" w:name="_RS-160"/>
      <w:bookmarkStart w:id="100" w:name="_Toc513107677"/>
      <w:bookmarkEnd w:id="99"/>
      <w:r>
        <w:t>RS-160</w:t>
      </w:r>
      <w:bookmarkEnd w:id="100"/>
    </w:p>
    <w:tbl>
      <w:tblPr>
        <w:tblStyle w:val="Tablaconcuadrcula"/>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49A516D5" w:rsidR="00161627" w:rsidRPr="00AC1BE3" w:rsidRDefault="00A57888" w:rsidP="00623A23">
            <w:pPr>
              <w:spacing w:before="60" w:after="60"/>
              <w:jc w:val="left"/>
              <w:rPr>
                <w:sz w:val="20"/>
                <w:szCs w:val="20"/>
              </w:rPr>
            </w:pPr>
            <w:r>
              <w:rPr>
                <w:sz w:val="20"/>
                <w:szCs w:val="20"/>
              </w:rPr>
              <w:t>Basic</w:t>
            </w:r>
            <w:r w:rsidR="00161627" w:rsidRPr="00AC1BE3">
              <w:rPr>
                <w:sz w:val="20"/>
                <w:szCs w:val="20"/>
              </w:rPr>
              <w:t xml:space="preserve"> or </w:t>
            </w:r>
            <w:r>
              <w:rPr>
                <w:sz w:val="20"/>
                <w:szCs w:val="20"/>
              </w:rPr>
              <w:t>Extended</w:t>
            </w:r>
            <w:r w:rsidR="00161627" w:rsidRPr="00AC1BE3">
              <w:rPr>
                <w:sz w:val="20"/>
                <w:szCs w:val="20"/>
              </w:rPr>
              <w:t xml:space="preserve"> ESPD</w:t>
            </w:r>
          </w:p>
        </w:tc>
        <w:tc>
          <w:tcPr>
            <w:tcW w:w="6908" w:type="dxa"/>
            <w:gridSpan w:val="3"/>
            <w:vAlign w:val="center"/>
          </w:tcPr>
          <w:p w14:paraId="5F186E46" w14:textId="6E5F4A80" w:rsidR="00161627" w:rsidRPr="00AC1BE3" w:rsidRDefault="00161627"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ipervnculo"/>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ipervnculo"/>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t xml:space="preserve">RS-160-R30 </w:t>
            </w:r>
            <w:r>
              <w:rPr>
                <w:sz w:val="20"/>
                <w:szCs w:val="20"/>
              </w:rPr>
              <w:t>(</w:t>
            </w:r>
            <w:hyperlink w:anchor="_BR-RESP-20" w:history="1">
              <w:r w:rsidRPr="00B3376C">
                <w:rPr>
                  <w:rStyle w:val="Hipervnculo"/>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lastRenderedPageBreak/>
              <w:t xml:space="preserve">RS-160-R40 </w:t>
            </w:r>
            <w:r>
              <w:rPr>
                <w:sz w:val="20"/>
              </w:rPr>
              <w:t>(</w:t>
            </w:r>
            <w:hyperlink w:anchor="_BR-RESP-60" w:history="1">
              <w:r w:rsidRPr="00EC4B82">
                <w:rPr>
                  <w:rStyle w:val="Hipervnculo"/>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5BA0E23D" w:rsidR="00161627" w:rsidRPr="00374763" w:rsidRDefault="00161627" w:rsidP="00623A23">
            <w:pPr>
              <w:spacing w:before="60" w:after="60"/>
              <w:rPr>
                <w:sz w:val="20"/>
                <w:szCs w:val="20"/>
              </w:rPr>
            </w:pPr>
            <w:r w:rsidRPr="00161627">
              <w:rPr>
                <w:sz w:val="20"/>
                <w:szCs w:val="20"/>
              </w:rPr>
              <w:t xml:space="preserve">RS-160-R60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108" w:type="dxa"/>
            <w:gridSpan w:val="2"/>
          </w:tcPr>
          <w:p w14:paraId="2A2D6371" w14:textId="5BCDACCB" w:rsidR="00161627"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Descripcin"/>
      </w:pPr>
      <w:bookmarkStart w:id="101" w:name="_Toc513107577"/>
      <w:r>
        <w:t xml:space="preserve">Table </w:t>
      </w:r>
      <w:r w:rsidR="00DE59C8">
        <w:fldChar w:fldCharType="begin"/>
      </w:r>
      <w:r w:rsidR="00DE59C8">
        <w:instrText xml:space="preserve"> SEQ Table \* ARABIC </w:instrText>
      </w:r>
      <w:r w:rsidR="00DE59C8">
        <w:fldChar w:fldCharType="separate"/>
      </w:r>
      <w:r w:rsidR="00811AAF">
        <w:rPr>
          <w:noProof/>
        </w:rPr>
        <w:t>28</w:t>
      </w:r>
      <w:r w:rsidR="00DE59C8">
        <w:fldChar w:fldCharType="end"/>
      </w:r>
      <w:r>
        <w:t>: Test Case RS-160</w:t>
      </w:r>
      <w:bookmarkEnd w:id="101"/>
    </w:p>
    <w:p w14:paraId="0B6E7563" w14:textId="5DFC46C9" w:rsidR="00C82D88" w:rsidRDefault="00C82D88" w:rsidP="00C82D88">
      <w:pPr>
        <w:pStyle w:val="Ttulo3"/>
      </w:pPr>
      <w:bookmarkStart w:id="102" w:name="_RS-170_1"/>
      <w:bookmarkStart w:id="103" w:name="_Toc513107678"/>
      <w:bookmarkEnd w:id="102"/>
      <w:r>
        <w:t>RS-170</w:t>
      </w:r>
      <w:bookmarkEnd w:id="103"/>
    </w:p>
    <w:tbl>
      <w:tblPr>
        <w:tblStyle w:val="Tablaconcuadrcula"/>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404A4C4C" w:rsidR="00C82D88" w:rsidRPr="00AC1BE3" w:rsidRDefault="00A57888" w:rsidP="00623A23">
            <w:pPr>
              <w:spacing w:before="60" w:after="60"/>
              <w:jc w:val="left"/>
              <w:rPr>
                <w:sz w:val="20"/>
                <w:szCs w:val="20"/>
              </w:rPr>
            </w:pPr>
            <w:r>
              <w:rPr>
                <w:sz w:val="20"/>
                <w:szCs w:val="20"/>
              </w:rPr>
              <w:t>Basic</w:t>
            </w:r>
            <w:r w:rsidR="00C82D88" w:rsidRPr="00AC1BE3">
              <w:rPr>
                <w:sz w:val="20"/>
                <w:szCs w:val="20"/>
              </w:rPr>
              <w:t xml:space="preserve"> or </w:t>
            </w:r>
            <w:r>
              <w:rPr>
                <w:sz w:val="20"/>
                <w:szCs w:val="20"/>
              </w:rPr>
              <w:t>Extended</w:t>
            </w:r>
            <w:r w:rsidR="00C82D88" w:rsidRPr="00AC1BE3">
              <w:rPr>
                <w:sz w:val="20"/>
                <w:szCs w:val="20"/>
              </w:rPr>
              <w:t xml:space="preserve"> ESPD</w:t>
            </w:r>
          </w:p>
        </w:tc>
        <w:tc>
          <w:tcPr>
            <w:tcW w:w="6657" w:type="dxa"/>
            <w:gridSpan w:val="3"/>
            <w:vAlign w:val="center"/>
          </w:tcPr>
          <w:p w14:paraId="2D6591D3" w14:textId="74F75CF2" w:rsidR="00C82D88" w:rsidRPr="00AC1BE3" w:rsidRDefault="00C82D88"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ipervnculo"/>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t xml:space="preserve">RS-170-R30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lastRenderedPageBreak/>
              <w:t>RS-170-R50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0E2E2F8D" w:rsidR="00C82D88" w:rsidRPr="00374763" w:rsidRDefault="00C82D88" w:rsidP="00623A23">
            <w:pPr>
              <w:spacing w:before="60" w:after="60"/>
              <w:rPr>
                <w:sz w:val="20"/>
                <w:szCs w:val="20"/>
              </w:rPr>
            </w:pPr>
            <w:r w:rsidRPr="00C82D88">
              <w:rPr>
                <w:sz w:val="20"/>
                <w:szCs w:val="20"/>
              </w:rPr>
              <w:t xml:space="preserve">RS-170-R70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873A81B" w14:textId="2ADB77C3" w:rsidR="00C82D88"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Descripcin"/>
      </w:pPr>
      <w:bookmarkStart w:id="104" w:name="_Toc513107578"/>
      <w:r>
        <w:t xml:space="preserve">Table </w:t>
      </w:r>
      <w:r w:rsidR="00DE59C8">
        <w:fldChar w:fldCharType="begin"/>
      </w:r>
      <w:r w:rsidR="00DE59C8">
        <w:instrText xml:space="preserve"> SEQ Table \* ARABIC </w:instrText>
      </w:r>
      <w:r w:rsidR="00DE59C8">
        <w:fldChar w:fldCharType="separate"/>
      </w:r>
      <w:r w:rsidR="00811AAF">
        <w:rPr>
          <w:noProof/>
        </w:rPr>
        <w:t>29</w:t>
      </w:r>
      <w:r w:rsidR="00DE59C8">
        <w:fldChar w:fldCharType="end"/>
      </w:r>
      <w:r>
        <w:t>: Test Case RS-170</w:t>
      </w:r>
      <w:bookmarkEnd w:id="104"/>
    </w:p>
    <w:p w14:paraId="4A143814" w14:textId="04190C35" w:rsidR="00CD7CF8" w:rsidRDefault="00CD7CF8" w:rsidP="00CD7CF8">
      <w:pPr>
        <w:pStyle w:val="Ttulo3"/>
      </w:pPr>
      <w:bookmarkStart w:id="105" w:name="_RS-180_1"/>
      <w:bookmarkStart w:id="106" w:name="_Toc513107679"/>
      <w:bookmarkEnd w:id="105"/>
      <w:r>
        <w:t>RS-180</w:t>
      </w:r>
      <w:bookmarkEnd w:id="106"/>
    </w:p>
    <w:tbl>
      <w:tblPr>
        <w:tblStyle w:val="Tablaconcuadrcula"/>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13550EFF" w:rsidR="00CD7CF8" w:rsidRPr="00AC1BE3" w:rsidRDefault="00A57888" w:rsidP="00623A23">
            <w:pPr>
              <w:spacing w:before="60" w:after="60"/>
              <w:jc w:val="left"/>
              <w:rPr>
                <w:sz w:val="20"/>
                <w:szCs w:val="20"/>
              </w:rPr>
            </w:pPr>
            <w:r>
              <w:rPr>
                <w:sz w:val="20"/>
                <w:szCs w:val="20"/>
              </w:rPr>
              <w:t>Basic</w:t>
            </w:r>
            <w:r w:rsidR="00CD7CF8" w:rsidRPr="00AC1BE3">
              <w:rPr>
                <w:sz w:val="20"/>
                <w:szCs w:val="20"/>
              </w:rPr>
              <w:t xml:space="preserve"> or </w:t>
            </w:r>
            <w:r>
              <w:rPr>
                <w:sz w:val="20"/>
                <w:szCs w:val="20"/>
              </w:rPr>
              <w:t>Extended</w:t>
            </w:r>
            <w:r w:rsidR="00CD7CF8" w:rsidRPr="00AC1BE3">
              <w:rPr>
                <w:sz w:val="20"/>
                <w:szCs w:val="20"/>
              </w:rPr>
              <w:t xml:space="preserve"> ESPD</w:t>
            </w:r>
          </w:p>
        </w:tc>
        <w:tc>
          <w:tcPr>
            <w:tcW w:w="6657" w:type="dxa"/>
            <w:gridSpan w:val="3"/>
            <w:vAlign w:val="center"/>
          </w:tcPr>
          <w:p w14:paraId="0FBA181A" w14:textId="6352362A" w:rsidR="00CD7CF8" w:rsidRPr="00AC1BE3" w:rsidRDefault="00CD7CF8"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ipervnculo"/>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ipervnculo"/>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ipervnculo"/>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 xml:space="preserve">When the pre-qualification system the EO is registered on covers all the exclusion criteria, information </w:t>
            </w:r>
            <w:r w:rsidRPr="00EC4B82">
              <w:rPr>
                <w:sz w:val="20"/>
              </w:rPr>
              <w:lastRenderedPageBreak/>
              <w:t>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lastRenderedPageBreak/>
              <w:t>RS-180-R60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ipervnculo"/>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4988FC8F" w:rsidR="00CD7CF8" w:rsidRPr="00374763" w:rsidRDefault="00626DF0" w:rsidP="00623A23">
            <w:pPr>
              <w:spacing w:before="60" w:after="60"/>
              <w:rPr>
                <w:sz w:val="20"/>
                <w:szCs w:val="20"/>
              </w:rPr>
            </w:pPr>
            <w:r w:rsidRPr="00626DF0">
              <w:rPr>
                <w:sz w:val="20"/>
                <w:szCs w:val="20"/>
              </w:rPr>
              <w:t xml:space="preserve">RS-180-R80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7D925DA9" w14:textId="2E01E0FD" w:rsidR="00CD7CF8"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Descripcin"/>
      </w:pPr>
      <w:bookmarkStart w:id="107" w:name="_Toc513107579"/>
      <w:r>
        <w:t xml:space="preserve">Table </w:t>
      </w:r>
      <w:r w:rsidR="00DE59C8">
        <w:fldChar w:fldCharType="begin"/>
      </w:r>
      <w:r w:rsidR="00DE59C8">
        <w:instrText xml:space="preserve"> SEQ Table \* ARABIC </w:instrText>
      </w:r>
      <w:r w:rsidR="00DE59C8">
        <w:fldChar w:fldCharType="separate"/>
      </w:r>
      <w:r w:rsidR="00811AAF">
        <w:rPr>
          <w:noProof/>
        </w:rPr>
        <w:t>30</w:t>
      </w:r>
      <w:r w:rsidR="00DE59C8">
        <w:fldChar w:fldCharType="end"/>
      </w:r>
      <w:r>
        <w:t>: Test Case RS-180</w:t>
      </w:r>
      <w:bookmarkEnd w:id="107"/>
    </w:p>
    <w:p w14:paraId="5FC73437" w14:textId="581CCF7C" w:rsidR="00421043" w:rsidRDefault="005F4E79" w:rsidP="00421043">
      <w:pPr>
        <w:pStyle w:val="Ttulo3"/>
      </w:pPr>
      <w:bookmarkStart w:id="108" w:name="_RS-190"/>
      <w:bookmarkStart w:id="109" w:name="_RS-200"/>
      <w:bookmarkStart w:id="110" w:name="_RS-250"/>
      <w:bookmarkStart w:id="111" w:name="_Toc513107680"/>
      <w:bookmarkEnd w:id="108"/>
      <w:bookmarkEnd w:id="109"/>
      <w:bookmarkEnd w:id="110"/>
      <w:r>
        <w:t>RS-190</w:t>
      </w:r>
      <w:bookmarkEnd w:id="111"/>
    </w:p>
    <w:tbl>
      <w:tblPr>
        <w:tblStyle w:val="Tablaconcuadrcula"/>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8C5CF0C" w:rsidR="00421043" w:rsidRPr="00AC1BE3" w:rsidRDefault="00A57888" w:rsidP="000E238C">
            <w:pPr>
              <w:spacing w:before="60" w:after="60"/>
              <w:jc w:val="left"/>
              <w:rPr>
                <w:sz w:val="20"/>
                <w:szCs w:val="20"/>
              </w:rPr>
            </w:pPr>
            <w:r>
              <w:rPr>
                <w:sz w:val="20"/>
                <w:szCs w:val="20"/>
              </w:rPr>
              <w:t>Basic</w:t>
            </w:r>
            <w:r w:rsidR="00421043" w:rsidRPr="00AC1BE3">
              <w:rPr>
                <w:sz w:val="20"/>
                <w:szCs w:val="20"/>
              </w:rPr>
              <w:t xml:space="preserve"> or </w:t>
            </w:r>
            <w:r>
              <w:rPr>
                <w:sz w:val="20"/>
                <w:szCs w:val="20"/>
              </w:rPr>
              <w:t>Extended</w:t>
            </w:r>
            <w:r w:rsidR="00421043" w:rsidRPr="00AC1BE3">
              <w:rPr>
                <w:sz w:val="20"/>
                <w:szCs w:val="20"/>
              </w:rPr>
              <w:t xml:space="preserve"> ESPD</w:t>
            </w:r>
          </w:p>
        </w:tc>
        <w:tc>
          <w:tcPr>
            <w:tcW w:w="6799" w:type="dxa"/>
            <w:gridSpan w:val="3"/>
            <w:vAlign w:val="center"/>
          </w:tcPr>
          <w:p w14:paraId="28D4DAA1" w14:textId="134733B8" w:rsidR="00421043" w:rsidRPr="00AC1BE3" w:rsidRDefault="00421043"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t>RS-190</w:t>
            </w:r>
            <w:r w:rsidR="000D61C7" w:rsidRPr="000D61C7">
              <w:rPr>
                <w:sz w:val="20"/>
                <w:szCs w:val="20"/>
              </w:rPr>
              <w:t xml:space="preserve">-R10 </w:t>
            </w:r>
            <w:r w:rsidR="00421043">
              <w:rPr>
                <w:sz w:val="20"/>
                <w:szCs w:val="20"/>
              </w:rPr>
              <w:t>(</w:t>
            </w:r>
            <w:hyperlink w:anchor="_BR-RESP-10" w:history="1">
              <w:r w:rsidR="00421043" w:rsidRPr="00C03FD7">
                <w:rPr>
                  <w:rStyle w:val="Hipervnculo"/>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lastRenderedPageBreak/>
              <w:t>RS-190</w:t>
            </w:r>
            <w:r w:rsidR="00432CF9" w:rsidRPr="00432CF9">
              <w:rPr>
                <w:sz w:val="20"/>
                <w:szCs w:val="20"/>
              </w:rPr>
              <w:t xml:space="preserve">-R30 </w:t>
            </w:r>
            <w:r w:rsidR="00432CF9">
              <w:rPr>
                <w:sz w:val="20"/>
                <w:szCs w:val="20"/>
              </w:rPr>
              <w:t>(</w:t>
            </w:r>
            <w:hyperlink w:anchor="_BR-RESP-30" w:history="1">
              <w:r w:rsidR="00432CF9" w:rsidRPr="00EF294D">
                <w:rPr>
                  <w:rStyle w:val="Hipervnculo"/>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ipervnculo"/>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7108F211"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60" w:type="dxa"/>
            <w:gridSpan w:val="2"/>
          </w:tcPr>
          <w:p w14:paraId="768ED0A1" w14:textId="24E72B22" w:rsidR="00AC6657" w:rsidRPr="00AC1BE3" w:rsidRDefault="002C654D" w:rsidP="00AC6657">
            <w:pPr>
              <w:spacing w:before="60" w:after="60"/>
              <w:rPr>
                <w:sz w:val="20"/>
                <w:szCs w:val="20"/>
              </w:rPr>
            </w:pPr>
            <w:r>
              <w:rPr>
                <w:sz w:val="20"/>
                <w:szCs w:val="20"/>
              </w:rPr>
              <w:t>Information about the procurement procedure MUST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Descripcin"/>
      </w:pPr>
      <w:bookmarkStart w:id="112" w:name="_Toc513107580"/>
      <w:r>
        <w:t xml:space="preserve">Table </w:t>
      </w:r>
      <w:r w:rsidR="00DE59C8">
        <w:fldChar w:fldCharType="begin"/>
      </w:r>
      <w:r w:rsidR="00DE59C8">
        <w:instrText xml:space="preserve"> SEQ Table \* ARABIC </w:instrText>
      </w:r>
      <w:r w:rsidR="00DE59C8">
        <w:fldChar w:fldCharType="separate"/>
      </w:r>
      <w:r w:rsidR="00811AAF">
        <w:rPr>
          <w:noProof/>
        </w:rPr>
        <w:t>31</w:t>
      </w:r>
      <w:r w:rsidR="00DE59C8">
        <w:fldChar w:fldCharType="end"/>
      </w:r>
      <w:r>
        <w:t xml:space="preserve">: Test Case </w:t>
      </w:r>
      <w:r w:rsidR="005F4E79">
        <w:t>RS-190</w:t>
      </w:r>
      <w:bookmarkEnd w:id="112"/>
    </w:p>
    <w:p w14:paraId="0E348F3D" w14:textId="2822845F" w:rsidR="00E805A2" w:rsidRDefault="005F4E79" w:rsidP="00E805A2">
      <w:pPr>
        <w:pStyle w:val="Ttulo3"/>
      </w:pPr>
      <w:bookmarkStart w:id="113" w:name="_RS-260"/>
      <w:bookmarkStart w:id="114" w:name="_Toc513107681"/>
      <w:bookmarkEnd w:id="113"/>
      <w:r>
        <w:t>RS-200</w:t>
      </w:r>
      <w:bookmarkEnd w:id="114"/>
    </w:p>
    <w:tbl>
      <w:tblPr>
        <w:tblStyle w:val="Tablaconcuadrcula"/>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6CA5AED2" w:rsidR="00E805A2" w:rsidRPr="00AC1BE3" w:rsidRDefault="00A57888" w:rsidP="000E238C">
            <w:pPr>
              <w:spacing w:before="60" w:after="60"/>
              <w:jc w:val="left"/>
              <w:rPr>
                <w:sz w:val="20"/>
                <w:szCs w:val="20"/>
              </w:rPr>
            </w:pPr>
            <w:r>
              <w:rPr>
                <w:sz w:val="20"/>
                <w:szCs w:val="20"/>
              </w:rPr>
              <w:t>Basic</w:t>
            </w:r>
            <w:r w:rsidR="00E805A2" w:rsidRPr="00AC1BE3">
              <w:rPr>
                <w:sz w:val="20"/>
                <w:szCs w:val="20"/>
              </w:rPr>
              <w:t xml:space="preserve"> or </w:t>
            </w:r>
            <w:r>
              <w:rPr>
                <w:sz w:val="20"/>
                <w:szCs w:val="20"/>
              </w:rPr>
              <w:t>Extended</w:t>
            </w:r>
            <w:r w:rsidR="00E805A2" w:rsidRPr="00AC1BE3">
              <w:rPr>
                <w:sz w:val="20"/>
                <w:szCs w:val="20"/>
              </w:rPr>
              <w:t xml:space="preserve"> ESPD</w:t>
            </w:r>
          </w:p>
        </w:tc>
        <w:tc>
          <w:tcPr>
            <w:tcW w:w="6799" w:type="dxa"/>
            <w:gridSpan w:val="3"/>
            <w:vAlign w:val="center"/>
          </w:tcPr>
          <w:p w14:paraId="46094EBA" w14:textId="3516C42B" w:rsidR="00E805A2" w:rsidRPr="00AC1BE3" w:rsidRDefault="00E805A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ipervnculo"/>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ipervnculo"/>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ipervnculo"/>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ipervnculo"/>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ipervnculo"/>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5AD45FFC" w14:textId="77777777" w:rsidTr="00145BA4">
        <w:tc>
          <w:tcPr>
            <w:tcW w:w="1289" w:type="dxa"/>
            <w:vMerge w:val="restart"/>
          </w:tcPr>
          <w:p w14:paraId="35581092" w14:textId="54B9C272"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0E806F88" w14:textId="482441DC" w:rsidR="009E0EEB" w:rsidRPr="00374763" w:rsidRDefault="009E0EEB" w:rsidP="009E0EEB">
            <w:pPr>
              <w:spacing w:before="60" w:after="60"/>
              <w:rPr>
                <w:sz w:val="20"/>
                <w:szCs w:val="20"/>
              </w:rPr>
            </w:pPr>
            <w:r w:rsidRPr="004F0D23">
              <w:rPr>
                <w:sz w:val="20"/>
              </w:rPr>
              <w:t xml:space="preserve">Response to the specific requirements related to selection criteria of the </w:t>
            </w:r>
            <w:r w:rsidRPr="004F0D23">
              <w:rPr>
                <w:sz w:val="20"/>
              </w:rPr>
              <w:lastRenderedPageBreak/>
              <w:t>ESPDRequest CAN be provided</w:t>
            </w:r>
          </w:p>
        </w:tc>
        <w:tc>
          <w:tcPr>
            <w:tcW w:w="1701" w:type="dxa"/>
          </w:tcPr>
          <w:p w14:paraId="70437A9D" w14:textId="5212EB4A" w:rsidR="009E0EEB" w:rsidRPr="00374763" w:rsidRDefault="009E0EEB" w:rsidP="009E0EEB">
            <w:pPr>
              <w:spacing w:before="60" w:after="60"/>
              <w:rPr>
                <w:sz w:val="20"/>
                <w:szCs w:val="20"/>
              </w:rPr>
            </w:pPr>
            <w:r>
              <w:rPr>
                <w:sz w:val="20"/>
                <w:szCs w:val="20"/>
              </w:rPr>
              <w:lastRenderedPageBreak/>
              <w:t>RS-20</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67C3BA71" w14:textId="77777777" w:rsidR="009E0EEB" w:rsidRPr="00374763" w:rsidRDefault="009E0EEB" w:rsidP="009E0EEB">
            <w:pPr>
              <w:spacing w:before="60" w:after="60"/>
              <w:rPr>
                <w:sz w:val="20"/>
                <w:szCs w:val="20"/>
              </w:rPr>
            </w:pPr>
            <w:r w:rsidRPr="00374763">
              <w:rPr>
                <w:sz w:val="20"/>
                <w:szCs w:val="20"/>
              </w:rPr>
              <w:t xml:space="preserve">When the pre-qualification system the EO is registered on does not cover all the selection criteria, information </w:t>
            </w:r>
            <w:r w:rsidRPr="00374763">
              <w:rPr>
                <w:sz w:val="20"/>
                <w:szCs w:val="20"/>
              </w:rPr>
              <w:lastRenderedPageBreak/>
              <w:t>about compliance of selection criteria MUST be provided.</w:t>
            </w:r>
          </w:p>
        </w:tc>
      </w:tr>
      <w:tr w:rsidR="009E0EEB" w:rsidRPr="00374763" w14:paraId="4CD54FCC" w14:textId="77777777" w:rsidTr="00145BA4">
        <w:tc>
          <w:tcPr>
            <w:tcW w:w="1289" w:type="dxa"/>
            <w:vMerge/>
          </w:tcPr>
          <w:p w14:paraId="207325B5" w14:textId="77777777" w:rsidR="009E0EEB" w:rsidRPr="00374763" w:rsidRDefault="009E0EEB" w:rsidP="009E0EEB">
            <w:pPr>
              <w:spacing w:before="60" w:after="60"/>
              <w:rPr>
                <w:sz w:val="20"/>
                <w:szCs w:val="20"/>
              </w:rPr>
            </w:pPr>
          </w:p>
        </w:tc>
        <w:tc>
          <w:tcPr>
            <w:tcW w:w="2250" w:type="dxa"/>
            <w:gridSpan w:val="2"/>
            <w:vMerge/>
          </w:tcPr>
          <w:p w14:paraId="7C7A5E74" w14:textId="77777777" w:rsidR="009E0EEB" w:rsidRPr="00374763" w:rsidRDefault="009E0EEB" w:rsidP="009E0EEB">
            <w:pPr>
              <w:spacing w:before="60" w:after="60"/>
              <w:rPr>
                <w:sz w:val="20"/>
                <w:szCs w:val="20"/>
              </w:rPr>
            </w:pPr>
          </w:p>
        </w:tc>
        <w:tc>
          <w:tcPr>
            <w:tcW w:w="1701" w:type="dxa"/>
          </w:tcPr>
          <w:p w14:paraId="7D866FD7" w14:textId="3D784205"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297D73EF"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0FB656"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A2B9696" w14:textId="52D36156"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Descripcin"/>
      </w:pPr>
      <w:bookmarkStart w:id="115" w:name="_Toc513107581"/>
      <w:r>
        <w:t xml:space="preserve">Table </w:t>
      </w:r>
      <w:r w:rsidR="00DE59C8">
        <w:fldChar w:fldCharType="begin"/>
      </w:r>
      <w:r w:rsidR="00DE59C8">
        <w:instrText xml:space="preserve"> SEQ Table \* ARABIC </w:instrText>
      </w:r>
      <w:r w:rsidR="00DE59C8">
        <w:fldChar w:fldCharType="separate"/>
      </w:r>
      <w:r w:rsidR="00811AAF">
        <w:rPr>
          <w:noProof/>
        </w:rPr>
        <w:t>32</w:t>
      </w:r>
      <w:r w:rsidR="00DE59C8">
        <w:fldChar w:fldCharType="end"/>
      </w:r>
      <w:r>
        <w:t xml:space="preserve">: Test Case </w:t>
      </w:r>
      <w:r w:rsidR="005F4E79">
        <w:t>RS-200</w:t>
      </w:r>
      <w:bookmarkEnd w:id="115"/>
    </w:p>
    <w:p w14:paraId="58FA5D7C" w14:textId="6BA19645" w:rsidR="00247387" w:rsidRDefault="00247387" w:rsidP="00247387">
      <w:pPr>
        <w:pStyle w:val="Ttulo3"/>
      </w:pPr>
      <w:bookmarkStart w:id="116" w:name="_RS-210"/>
      <w:bookmarkStart w:id="117" w:name="_Toc513107682"/>
      <w:bookmarkEnd w:id="116"/>
      <w:r>
        <w:t>RS-210</w:t>
      </w:r>
      <w:bookmarkEnd w:id="117"/>
    </w:p>
    <w:tbl>
      <w:tblPr>
        <w:tblStyle w:val="Tablaconcuadrcula"/>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02F9A840" w:rsidR="00247387" w:rsidRPr="00AC1BE3" w:rsidRDefault="00A57888" w:rsidP="00623A23">
            <w:pPr>
              <w:spacing w:before="60" w:after="60"/>
              <w:jc w:val="left"/>
              <w:rPr>
                <w:sz w:val="20"/>
                <w:szCs w:val="20"/>
              </w:rPr>
            </w:pPr>
            <w:r>
              <w:rPr>
                <w:sz w:val="20"/>
                <w:szCs w:val="20"/>
              </w:rPr>
              <w:t>Basic</w:t>
            </w:r>
            <w:r w:rsidR="00247387" w:rsidRPr="00AC1BE3">
              <w:rPr>
                <w:sz w:val="20"/>
                <w:szCs w:val="20"/>
              </w:rPr>
              <w:t xml:space="preserve"> or </w:t>
            </w:r>
            <w:r>
              <w:rPr>
                <w:sz w:val="20"/>
                <w:szCs w:val="20"/>
              </w:rPr>
              <w:t>Extended</w:t>
            </w:r>
            <w:r w:rsidR="00247387" w:rsidRPr="00AC1BE3">
              <w:rPr>
                <w:sz w:val="20"/>
                <w:szCs w:val="20"/>
              </w:rPr>
              <w:t xml:space="preserve"> ESPD</w:t>
            </w:r>
          </w:p>
        </w:tc>
        <w:tc>
          <w:tcPr>
            <w:tcW w:w="6799" w:type="dxa"/>
            <w:gridSpan w:val="3"/>
            <w:vAlign w:val="center"/>
          </w:tcPr>
          <w:p w14:paraId="14E5798E" w14:textId="4542CA53" w:rsidR="00247387" w:rsidRPr="00AC1BE3" w:rsidRDefault="00247387"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ipervnculo"/>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ipervnculo"/>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7046F81A" w:rsidR="00247387" w:rsidRPr="00374763" w:rsidRDefault="00902A19" w:rsidP="00623A23">
            <w:pPr>
              <w:spacing w:before="60" w:after="60"/>
              <w:rPr>
                <w:sz w:val="20"/>
                <w:szCs w:val="20"/>
              </w:rPr>
            </w:pPr>
            <w:r w:rsidRPr="00902A19">
              <w:rPr>
                <w:sz w:val="20"/>
                <w:szCs w:val="20"/>
              </w:rPr>
              <w:t xml:space="preserve">RS-210-R70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431EB49" w14:textId="3B1D0887" w:rsidR="00247387"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Descripcin"/>
      </w:pPr>
      <w:bookmarkStart w:id="118" w:name="_Toc513107582"/>
      <w:r>
        <w:lastRenderedPageBreak/>
        <w:t xml:space="preserve">Table </w:t>
      </w:r>
      <w:r w:rsidR="00DE59C8">
        <w:fldChar w:fldCharType="begin"/>
      </w:r>
      <w:r w:rsidR="00DE59C8">
        <w:instrText xml:space="preserve"> SEQ Table \* ARABIC </w:instrText>
      </w:r>
      <w:r w:rsidR="00DE59C8">
        <w:fldChar w:fldCharType="separate"/>
      </w:r>
      <w:r w:rsidR="00811AAF">
        <w:rPr>
          <w:noProof/>
        </w:rPr>
        <w:t>33</w:t>
      </w:r>
      <w:r w:rsidR="00DE59C8">
        <w:fldChar w:fldCharType="end"/>
      </w:r>
      <w:r>
        <w:t>: Test Case RS-210</w:t>
      </w:r>
      <w:bookmarkEnd w:id="118"/>
    </w:p>
    <w:p w14:paraId="2DDBFDBA" w14:textId="0F5D3D47" w:rsidR="00247387" w:rsidRDefault="00623A23" w:rsidP="00623A23">
      <w:pPr>
        <w:pStyle w:val="Ttulo3"/>
      </w:pPr>
      <w:bookmarkStart w:id="119" w:name="_RS-220"/>
      <w:bookmarkStart w:id="120" w:name="_Toc513107683"/>
      <w:bookmarkEnd w:id="119"/>
      <w:r>
        <w:t>RS-220</w:t>
      </w:r>
      <w:bookmarkEnd w:id="120"/>
    </w:p>
    <w:tbl>
      <w:tblPr>
        <w:tblStyle w:val="Tablaconcuadrcula"/>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3F33A7CA" w:rsidR="00623A23" w:rsidRPr="00AC1BE3" w:rsidRDefault="00A57888" w:rsidP="00623A23">
            <w:pPr>
              <w:spacing w:before="60" w:after="60"/>
              <w:jc w:val="left"/>
              <w:rPr>
                <w:sz w:val="20"/>
                <w:szCs w:val="20"/>
              </w:rPr>
            </w:pPr>
            <w:r>
              <w:rPr>
                <w:sz w:val="20"/>
                <w:szCs w:val="20"/>
              </w:rPr>
              <w:t>Basic</w:t>
            </w:r>
            <w:r w:rsidR="00623A23" w:rsidRPr="00AC1BE3">
              <w:rPr>
                <w:sz w:val="20"/>
                <w:szCs w:val="20"/>
              </w:rPr>
              <w:t xml:space="preserve"> or </w:t>
            </w:r>
            <w:r>
              <w:rPr>
                <w:sz w:val="20"/>
                <w:szCs w:val="20"/>
              </w:rPr>
              <w:t>Extended</w:t>
            </w:r>
            <w:r w:rsidR="00623A23" w:rsidRPr="00AC1BE3">
              <w:rPr>
                <w:sz w:val="20"/>
                <w:szCs w:val="20"/>
              </w:rPr>
              <w:t xml:space="preserve"> ESPD</w:t>
            </w:r>
          </w:p>
        </w:tc>
        <w:tc>
          <w:tcPr>
            <w:tcW w:w="6799" w:type="dxa"/>
            <w:gridSpan w:val="3"/>
            <w:vAlign w:val="center"/>
          </w:tcPr>
          <w:p w14:paraId="00935419" w14:textId="1A946368" w:rsidR="00623A23" w:rsidRPr="00AC1BE3" w:rsidRDefault="00623A23" w:rsidP="00623A23">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ipervnculo"/>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ipervnculo"/>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 xml:space="preserve">When the pre-qualification system the EO is registered on does not cover all the selection criteria, information about compliance of </w:t>
            </w:r>
            <w:r w:rsidRPr="00E03F4D">
              <w:rPr>
                <w:sz w:val="20"/>
                <w:szCs w:val="20"/>
              </w:rPr>
              <w:lastRenderedPageBreak/>
              <w:t>selection criteria MUST be provided.</w:t>
            </w:r>
          </w:p>
        </w:tc>
      </w:tr>
      <w:tr w:rsidR="00623A23" w:rsidRPr="00374763" w14:paraId="7EE76456" w14:textId="77777777" w:rsidTr="00145BA4">
        <w:tc>
          <w:tcPr>
            <w:tcW w:w="1289" w:type="dxa"/>
          </w:tcPr>
          <w:p w14:paraId="70C52168" w14:textId="075C97F4" w:rsidR="00623A23" w:rsidRPr="00374763" w:rsidRDefault="00623A23" w:rsidP="00623A23">
            <w:pPr>
              <w:spacing w:before="60" w:after="60"/>
              <w:rPr>
                <w:sz w:val="20"/>
                <w:szCs w:val="20"/>
              </w:rPr>
            </w:pPr>
            <w:r w:rsidRPr="00623A23">
              <w:rPr>
                <w:sz w:val="20"/>
                <w:szCs w:val="20"/>
              </w:rPr>
              <w:lastRenderedPageBreak/>
              <w:t xml:space="preserve">RS-220-R60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559F7B4E" w14:textId="2C18673A" w:rsidR="00623A23"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Descripcin"/>
      </w:pPr>
      <w:bookmarkStart w:id="121" w:name="_Toc513107583"/>
      <w:r>
        <w:t xml:space="preserve">Table </w:t>
      </w:r>
      <w:r w:rsidR="00DE59C8">
        <w:fldChar w:fldCharType="begin"/>
      </w:r>
      <w:r w:rsidR="00DE59C8">
        <w:instrText xml:space="preserve"> SEQ Table \* ARABIC </w:instrText>
      </w:r>
      <w:r w:rsidR="00DE59C8">
        <w:fldChar w:fldCharType="separate"/>
      </w:r>
      <w:r w:rsidR="00811AAF">
        <w:rPr>
          <w:noProof/>
        </w:rPr>
        <w:t>34</w:t>
      </w:r>
      <w:r w:rsidR="00DE59C8">
        <w:fldChar w:fldCharType="end"/>
      </w:r>
      <w:r>
        <w:t>: Test Case RS-220</w:t>
      </w:r>
      <w:bookmarkEnd w:id="121"/>
    </w:p>
    <w:p w14:paraId="04B2F367" w14:textId="3DC57792" w:rsidR="007208D3" w:rsidRDefault="007208D3" w:rsidP="007208D3">
      <w:pPr>
        <w:pStyle w:val="Ttulo3"/>
      </w:pPr>
      <w:bookmarkStart w:id="122" w:name="_RS-230"/>
      <w:bookmarkStart w:id="123" w:name="_Toc513107684"/>
      <w:bookmarkEnd w:id="122"/>
      <w:r>
        <w:t>RS-230</w:t>
      </w:r>
      <w:bookmarkEnd w:id="123"/>
    </w:p>
    <w:tbl>
      <w:tblPr>
        <w:tblStyle w:val="Tablaconcuadrcula"/>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3B3E3DDD" w:rsidR="007208D3" w:rsidRPr="00AC1BE3" w:rsidRDefault="00A57888" w:rsidP="00FF5E39">
            <w:pPr>
              <w:spacing w:before="60" w:after="60"/>
              <w:jc w:val="left"/>
              <w:rPr>
                <w:sz w:val="20"/>
                <w:szCs w:val="20"/>
              </w:rPr>
            </w:pPr>
            <w:r>
              <w:rPr>
                <w:sz w:val="20"/>
                <w:szCs w:val="20"/>
              </w:rPr>
              <w:t>Basic</w:t>
            </w:r>
            <w:r w:rsidR="007208D3" w:rsidRPr="00AC1BE3">
              <w:rPr>
                <w:sz w:val="20"/>
                <w:szCs w:val="20"/>
              </w:rPr>
              <w:t xml:space="preserve"> or </w:t>
            </w:r>
            <w:r>
              <w:rPr>
                <w:sz w:val="20"/>
                <w:szCs w:val="20"/>
              </w:rPr>
              <w:t>Extended</w:t>
            </w:r>
            <w:r w:rsidR="007208D3" w:rsidRPr="00AC1BE3">
              <w:rPr>
                <w:sz w:val="20"/>
                <w:szCs w:val="20"/>
              </w:rPr>
              <w:t xml:space="preserve"> ESPD</w:t>
            </w:r>
          </w:p>
        </w:tc>
        <w:tc>
          <w:tcPr>
            <w:tcW w:w="6799" w:type="dxa"/>
            <w:gridSpan w:val="3"/>
            <w:vAlign w:val="center"/>
          </w:tcPr>
          <w:p w14:paraId="4F2CB01F" w14:textId="6FF713B5" w:rsidR="007208D3" w:rsidRPr="00AC1BE3" w:rsidRDefault="007208D3"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ipervnculo"/>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ipervnculo"/>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15E6AE79" w:rsidR="007208D3" w:rsidRPr="00374763" w:rsidRDefault="000349E5" w:rsidP="00FF5E39">
            <w:pPr>
              <w:spacing w:before="60" w:after="60"/>
              <w:rPr>
                <w:sz w:val="20"/>
                <w:szCs w:val="20"/>
              </w:rPr>
            </w:pPr>
            <w:r w:rsidRPr="000349E5">
              <w:rPr>
                <w:sz w:val="20"/>
                <w:szCs w:val="20"/>
              </w:rPr>
              <w:t xml:space="preserve">RS-230-R70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3BF1DBF" w14:textId="212B77E3" w:rsidR="007208D3"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Descripcin"/>
      </w:pPr>
      <w:bookmarkStart w:id="124" w:name="_Toc513107584"/>
      <w:r>
        <w:t xml:space="preserve">Table </w:t>
      </w:r>
      <w:r w:rsidR="00DE59C8">
        <w:fldChar w:fldCharType="begin"/>
      </w:r>
      <w:r w:rsidR="00DE59C8">
        <w:instrText xml:space="preserve"> SEQ Table \* ARABIC </w:instrText>
      </w:r>
      <w:r w:rsidR="00DE59C8">
        <w:fldChar w:fldCharType="separate"/>
      </w:r>
      <w:r w:rsidR="00811AAF">
        <w:rPr>
          <w:noProof/>
        </w:rPr>
        <w:t>35</w:t>
      </w:r>
      <w:r w:rsidR="00DE59C8">
        <w:fldChar w:fldCharType="end"/>
      </w:r>
      <w:r>
        <w:t>: Test Case RS-230</w:t>
      </w:r>
      <w:bookmarkEnd w:id="124"/>
    </w:p>
    <w:p w14:paraId="60307355" w14:textId="71708F20" w:rsidR="007208D3" w:rsidRDefault="009A7A74" w:rsidP="009A7A74">
      <w:pPr>
        <w:pStyle w:val="Ttulo3"/>
      </w:pPr>
      <w:bookmarkStart w:id="125" w:name="_RS-240"/>
      <w:bookmarkStart w:id="126" w:name="_Toc513107685"/>
      <w:bookmarkEnd w:id="125"/>
      <w:r>
        <w:t>RS-240</w:t>
      </w:r>
      <w:bookmarkEnd w:id="126"/>
    </w:p>
    <w:tbl>
      <w:tblPr>
        <w:tblStyle w:val="Tablaconcuadrcula"/>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44F1F786" w:rsidR="009A7A74" w:rsidRPr="00AC1BE3" w:rsidRDefault="00A57888" w:rsidP="00FF5E39">
            <w:pPr>
              <w:spacing w:before="60" w:after="60"/>
              <w:jc w:val="left"/>
              <w:rPr>
                <w:sz w:val="20"/>
                <w:szCs w:val="20"/>
              </w:rPr>
            </w:pPr>
            <w:r>
              <w:rPr>
                <w:sz w:val="20"/>
                <w:szCs w:val="20"/>
              </w:rPr>
              <w:lastRenderedPageBreak/>
              <w:t>Basic</w:t>
            </w:r>
            <w:r w:rsidR="009A7A74" w:rsidRPr="00AC1BE3">
              <w:rPr>
                <w:sz w:val="20"/>
                <w:szCs w:val="20"/>
              </w:rPr>
              <w:t xml:space="preserve"> or </w:t>
            </w:r>
            <w:r>
              <w:rPr>
                <w:sz w:val="20"/>
                <w:szCs w:val="20"/>
              </w:rPr>
              <w:t>Extended</w:t>
            </w:r>
            <w:r w:rsidR="009A7A74" w:rsidRPr="00AC1BE3">
              <w:rPr>
                <w:sz w:val="20"/>
                <w:szCs w:val="20"/>
              </w:rPr>
              <w:t xml:space="preserve"> ESPD</w:t>
            </w:r>
          </w:p>
        </w:tc>
        <w:tc>
          <w:tcPr>
            <w:tcW w:w="6799" w:type="dxa"/>
            <w:gridSpan w:val="3"/>
            <w:vAlign w:val="center"/>
          </w:tcPr>
          <w:p w14:paraId="7E480C90" w14:textId="68CEBFEE" w:rsidR="009A7A74" w:rsidRPr="00AC1BE3" w:rsidRDefault="009A7A74"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ipervnculo"/>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ipervnculo"/>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ipervnculo"/>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ipervnculo"/>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ipervnculo"/>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lastRenderedPageBreak/>
              <w:t xml:space="preserve">RS-240-R70 </w:t>
            </w:r>
            <w:r w:rsidR="009A7A74">
              <w:rPr>
                <w:sz w:val="20"/>
                <w:szCs w:val="20"/>
              </w:rPr>
              <w:t>(</w:t>
            </w:r>
            <w:hyperlink w:anchor="_BR-LOT-20" w:history="1">
              <w:r w:rsidR="009A7A74" w:rsidRPr="00A63663">
                <w:rPr>
                  <w:rStyle w:val="Hipervnculo"/>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5D6C1D02" w:rsidR="009A7A74" w:rsidRPr="00374763" w:rsidRDefault="00F75B17" w:rsidP="00FF5E39">
            <w:pPr>
              <w:spacing w:before="60" w:after="60"/>
              <w:rPr>
                <w:sz w:val="20"/>
                <w:szCs w:val="20"/>
              </w:rPr>
            </w:pPr>
            <w:r w:rsidRPr="00F75B17">
              <w:rPr>
                <w:sz w:val="20"/>
                <w:szCs w:val="20"/>
              </w:rPr>
              <w:t xml:space="preserve">RS-240-R80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675" w:type="dxa"/>
            <w:gridSpan w:val="2"/>
          </w:tcPr>
          <w:p w14:paraId="4752A4D4" w14:textId="580C39AA" w:rsidR="009A7A74"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Descripcin"/>
      </w:pPr>
      <w:bookmarkStart w:id="127" w:name="_Toc513107585"/>
      <w:r>
        <w:t xml:space="preserve">Table </w:t>
      </w:r>
      <w:r w:rsidR="00DE59C8">
        <w:fldChar w:fldCharType="begin"/>
      </w:r>
      <w:r w:rsidR="00DE59C8">
        <w:instrText xml:space="preserve"> SEQ Table \* ARABIC </w:instrText>
      </w:r>
      <w:r w:rsidR="00DE59C8">
        <w:fldChar w:fldCharType="separate"/>
      </w:r>
      <w:r w:rsidR="00811AAF">
        <w:rPr>
          <w:noProof/>
        </w:rPr>
        <w:t>36</w:t>
      </w:r>
      <w:r w:rsidR="00DE59C8">
        <w:fldChar w:fldCharType="end"/>
      </w:r>
      <w:r>
        <w:t>: Test Case RS-240</w:t>
      </w:r>
      <w:bookmarkEnd w:id="127"/>
    </w:p>
    <w:p w14:paraId="593954DD" w14:textId="44D8325B" w:rsidR="00C84079" w:rsidRDefault="002460DF" w:rsidP="00C84079">
      <w:pPr>
        <w:pStyle w:val="Ttulo3"/>
      </w:pPr>
      <w:bookmarkStart w:id="128" w:name="_RS-270"/>
      <w:bookmarkStart w:id="129" w:name="_RS-280"/>
      <w:bookmarkStart w:id="130" w:name="_RS-330"/>
      <w:bookmarkStart w:id="131" w:name="_Toc513107686"/>
      <w:bookmarkEnd w:id="128"/>
      <w:bookmarkEnd w:id="129"/>
      <w:bookmarkEnd w:id="130"/>
      <w:r>
        <w:t>RS-250</w:t>
      </w:r>
      <w:bookmarkEnd w:id="131"/>
    </w:p>
    <w:tbl>
      <w:tblPr>
        <w:tblStyle w:val="Tablaconcuadrcula"/>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69481366" w:rsidR="00C84079" w:rsidRPr="00AC1BE3" w:rsidRDefault="00A57888" w:rsidP="000E238C">
            <w:pPr>
              <w:spacing w:before="60" w:after="60"/>
              <w:jc w:val="left"/>
              <w:rPr>
                <w:sz w:val="20"/>
                <w:szCs w:val="20"/>
              </w:rPr>
            </w:pPr>
            <w:r>
              <w:rPr>
                <w:sz w:val="20"/>
                <w:szCs w:val="20"/>
              </w:rPr>
              <w:t>Basic</w:t>
            </w:r>
            <w:r w:rsidR="00C84079" w:rsidRPr="00AC1BE3">
              <w:rPr>
                <w:sz w:val="20"/>
                <w:szCs w:val="20"/>
              </w:rPr>
              <w:t xml:space="preserve"> or </w:t>
            </w:r>
            <w:r>
              <w:rPr>
                <w:sz w:val="20"/>
                <w:szCs w:val="20"/>
              </w:rPr>
              <w:t>Extended</w:t>
            </w:r>
            <w:r w:rsidR="00C84079" w:rsidRPr="00AC1BE3">
              <w:rPr>
                <w:sz w:val="20"/>
                <w:szCs w:val="20"/>
              </w:rPr>
              <w:t xml:space="preserve"> ESPD</w:t>
            </w:r>
          </w:p>
        </w:tc>
        <w:tc>
          <w:tcPr>
            <w:tcW w:w="6799" w:type="dxa"/>
            <w:gridSpan w:val="3"/>
            <w:vAlign w:val="center"/>
          </w:tcPr>
          <w:p w14:paraId="627C7922" w14:textId="04B1C7C1" w:rsidR="00C84079" w:rsidRPr="00AC1BE3" w:rsidRDefault="00C84079"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ipervnculo"/>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ipervnculo"/>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0690FB54"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78" w:type="dxa"/>
            <w:gridSpan w:val="2"/>
          </w:tcPr>
          <w:p w14:paraId="1F00024D" w14:textId="5B87B3C8" w:rsidR="00AC6657" w:rsidRPr="00AC1BE3" w:rsidRDefault="002C654D" w:rsidP="00AC6657">
            <w:pPr>
              <w:spacing w:before="60" w:after="60"/>
              <w:rPr>
                <w:sz w:val="20"/>
                <w:szCs w:val="20"/>
              </w:rPr>
            </w:pPr>
            <w:r>
              <w:rPr>
                <w:sz w:val="20"/>
                <w:szCs w:val="20"/>
              </w:rPr>
              <w:t>Information about the procurement procedure MUST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Descripcin"/>
      </w:pPr>
      <w:bookmarkStart w:id="132" w:name="_Toc513107586"/>
      <w:r>
        <w:t xml:space="preserve">Table </w:t>
      </w:r>
      <w:r w:rsidR="00DE59C8">
        <w:fldChar w:fldCharType="begin"/>
      </w:r>
      <w:r w:rsidR="00DE59C8">
        <w:instrText xml:space="preserve"> SEQ Table \* ARABIC </w:instrText>
      </w:r>
      <w:r w:rsidR="00DE59C8">
        <w:fldChar w:fldCharType="separate"/>
      </w:r>
      <w:r w:rsidR="00811AAF">
        <w:rPr>
          <w:noProof/>
        </w:rPr>
        <w:t>37</w:t>
      </w:r>
      <w:r w:rsidR="00DE59C8">
        <w:fldChar w:fldCharType="end"/>
      </w:r>
      <w:r>
        <w:t xml:space="preserve">: Test Case </w:t>
      </w:r>
      <w:r w:rsidR="002460DF">
        <w:t>RS-250</w:t>
      </w:r>
      <w:bookmarkEnd w:id="132"/>
    </w:p>
    <w:p w14:paraId="7B50FDAD" w14:textId="3D8C9981" w:rsidR="00E71722" w:rsidRDefault="002460DF" w:rsidP="00E71722">
      <w:pPr>
        <w:pStyle w:val="Ttulo3"/>
      </w:pPr>
      <w:bookmarkStart w:id="133" w:name="_RS-340"/>
      <w:bookmarkStart w:id="134" w:name="_Toc513107687"/>
      <w:bookmarkEnd w:id="133"/>
      <w:r>
        <w:t>RS-260</w:t>
      </w:r>
      <w:bookmarkEnd w:id="134"/>
    </w:p>
    <w:tbl>
      <w:tblPr>
        <w:tblStyle w:val="Tablaconcuadrcula"/>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303F0EC6" w:rsidR="00E71722" w:rsidRPr="00AC1BE3" w:rsidRDefault="00A57888" w:rsidP="000E238C">
            <w:pPr>
              <w:spacing w:before="60" w:after="60"/>
              <w:jc w:val="left"/>
              <w:rPr>
                <w:sz w:val="20"/>
                <w:szCs w:val="20"/>
              </w:rPr>
            </w:pPr>
            <w:r>
              <w:rPr>
                <w:sz w:val="20"/>
                <w:szCs w:val="20"/>
              </w:rPr>
              <w:t>Basic</w:t>
            </w:r>
            <w:r w:rsidR="00E71722" w:rsidRPr="00AC1BE3">
              <w:rPr>
                <w:sz w:val="20"/>
                <w:szCs w:val="20"/>
              </w:rPr>
              <w:t xml:space="preserve"> or </w:t>
            </w:r>
            <w:r>
              <w:rPr>
                <w:sz w:val="20"/>
                <w:szCs w:val="20"/>
              </w:rPr>
              <w:t>Extended</w:t>
            </w:r>
            <w:r w:rsidR="00E71722" w:rsidRPr="00AC1BE3">
              <w:rPr>
                <w:sz w:val="20"/>
                <w:szCs w:val="20"/>
              </w:rPr>
              <w:t xml:space="preserve"> ESPD</w:t>
            </w:r>
          </w:p>
        </w:tc>
        <w:tc>
          <w:tcPr>
            <w:tcW w:w="6799" w:type="dxa"/>
            <w:gridSpan w:val="3"/>
            <w:vAlign w:val="center"/>
          </w:tcPr>
          <w:p w14:paraId="1374AC54" w14:textId="0FBE3022" w:rsidR="00E71722" w:rsidRPr="00AC1BE3" w:rsidRDefault="00E71722" w:rsidP="000E238C">
            <w:pPr>
              <w:spacing w:before="60" w:after="60"/>
              <w:jc w:val="left"/>
              <w:rPr>
                <w:sz w:val="20"/>
                <w:szCs w:val="20"/>
              </w:rPr>
            </w:pPr>
            <w:r w:rsidRPr="00AC1BE3">
              <w:rPr>
                <w:sz w:val="20"/>
                <w:szCs w:val="20"/>
              </w:rPr>
              <w:t xml:space="preserve">/cbc:QualificationApplicationTypeCode is </w:t>
            </w:r>
            <w:r w:rsidR="00E16522">
              <w:rPr>
                <w:sz w:val="20"/>
                <w:szCs w:val="20"/>
              </w:rPr>
              <w:t>Basic</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ipervnculo"/>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ipervnculo"/>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ipervnculo"/>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ipervnculo"/>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ipervnculo"/>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2A8A77E1"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03D2B4B1" w14:textId="6FE59F49" w:rsidR="00AC6657" w:rsidRPr="00EC4B82" w:rsidRDefault="002C654D" w:rsidP="00AC6657">
            <w:pPr>
              <w:spacing w:before="60" w:after="60"/>
              <w:rPr>
                <w:sz w:val="20"/>
                <w:szCs w:val="20"/>
              </w:rPr>
            </w:pPr>
            <w:r>
              <w:rPr>
                <w:sz w:val="20"/>
                <w:szCs w:val="20"/>
              </w:rPr>
              <w:t>Information about the procurement procedure MUST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Descripcin"/>
      </w:pPr>
      <w:bookmarkStart w:id="135" w:name="_Toc513107587"/>
      <w:r>
        <w:t xml:space="preserve">Table </w:t>
      </w:r>
      <w:r w:rsidR="00DE59C8">
        <w:fldChar w:fldCharType="begin"/>
      </w:r>
      <w:r w:rsidR="00DE59C8">
        <w:instrText xml:space="preserve"> SEQ Table \* ARABIC </w:instrText>
      </w:r>
      <w:r w:rsidR="00DE59C8">
        <w:fldChar w:fldCharType="separate"/>
      </w:r>
      <w:r w:rsidR="00811AAF">
        <w:rPr>
          <w:noProof/>
        </w:rPr>
        <w:t>38</w:t>
      </w:r>
      <w:r w:rsidR="00DE59C8">
        <w:fldChar w:fldCharType="end"/>
      </w:r>
      <w:r>
        <w:t xml:space="preserve">: </w:t>
      </w:r>
      <w:r w:rsidRPr="001B260E">
        <w:t xml:space="preserve">Test Case </w:t>
      </w:r>
      <w:r w:rsidR="002460DF">
        <w:t>RS-260</w:t>
      </w:r>
      <w:bookmarkEnd w:id="135"/>
    </w:p>
    <w:p w14:paraId="1ECFB881" w14:textId="357E3E6B" w:rsidR="007C6BF0" w:rsidRPr="007C6BF0" w:rsidRDefault="007C6BF0" w:rsidP="007C6BF0">
      <w:pPr>
        <w:pStyle w:val="Ttulo3"/>
      </w:pPr>
      <w:bookmarkStart w:id="136" w:name="_RS-350"/>
      <w:bookmarkStart w:id="137" w:name="_RS-360"/>
      <w:bookmarkStart w:id="138" w:name="_Toc513107688"/>
      <w:bookmarkEnd w:id="136"/>
      <w:bookmarkEnd w:id="137"/>
      <w:r>
        <w:t>RS-270</w:t>
      </w:r>
      <w:bookmarkEnd w:id="138"/>
    </w:p>
    <w:tbl>
      <w:tblPr>
        <w:tblStyle w:val="Tablaconcuadrcula"/>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2B0D1C69" w:rsidR="007C6BF0" w:rsidRPr="00AC1BE3" w:rsidRDefault="00A57888" w:rsidP="00FF5E39">
            <w:pPr>
              <w:spacing w:before="60" w:after="60"/>
              <w:jc w:val="left"/>
              <w:rPr>
                <w:sz w:val="20"/>
                <w:szCs w:val="20"/>
              </w:rPr>
            </w:pPr>
            <w:r>
              <w:rPr>
                <w:sz w:val="20"/>
                <w:szCs w:val="20"/>
              </w:rPr>
              <w:t>Basic</w:t>
            </w:r>
            <w:r w:rsidR="007C6BF0" w:rsidRPr="00AC1BE3">
              <w:rPr>
                <w:sz w:val="20"/>
                <w:szCs w:val="20"/>
              </w:rPr>
              <w:t xml:space="preserve"> or </w:t>
            </w:r>
            <w:r>
              <w:rPr>
                <w:sz w:val="20"/>
                <w:szCs w:val="20"/>
              </w:rPr>
              <w:t>Extended</w:t>
            </w:r>
            <w:r w:rsidR="007C6BF0" w:rsidRPr="00AC1BE3">
              <w:rPr>
                <w:sz w:val="20"/>
                <w:szCs w:val="20"/>
              </w:rPr>
              <w:t xml:space="preserve"> ESPD</w:t>
            </w:r>
          </w:p>
        </w:tc>
        <w:tc>
          <w:tcPr>
            <w:tcW w:w="6799" w:type="dxa"/>
            <w:gridSpan w:val="3"/>
            <w:vAlign w:val="center"/>
          </w:tcPr>
          <w:p w14:paraId="6C6A71BA" w14:textId="1F22B593" w:rsidR="007C6BF0" w:rsidRPr="00AC1BE3" w:rsidRDefault="007C6BF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ipervnculo"/>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35066F3D" w:rsidR="007C6BF0" w:rsidRPr="00374763" w:rsidRDefault="007C6BF0" w:rsidP="00FF5E39">
            <w:pPr>
              <w:spacing w:before="60" w:after="60"/>
              <w:rPr>
                <w:sz w:val="20"/>
                <w:szCs w:val="20"/>
              </w:rPr>
            </w:pPr>
            <w:r w:rsidRPr="007C6BF0">
              <w:rPr>
                <w:sz w:val="20"/>
                <w:szCs w:val="20"/>
              </w:rPr>
              <w:t xml:space="preserve">RS-270-R50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7036A526" w14:textId="03B75921" w:rsidR="007C6BF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Descripcin"/>
      </w:pPr>
      <w:bookmarkStart w:id="139" w:name="_Toc513107588"/>
      <w:r>
        <w:t xml:space="preserve">Table </w:t>
      </w:r>
      <w:r w:rsidR="00DE59C8">
        <w:fldChar w:fldCharType="begin"/>
      </w:r>
      <w:r w:rsidR="00DE59C8">
        <w:instrText xml:space="preserve"> SEQ Table \* ARABIC </w:instrText>
      </w:r>
      <w:r w:rsidR="00DE59C8">
        <w:fldChar w:fldCharType="separate"/>
      </w:r>
      <w:r w:rsidR="00811AAF">
        <w:rPr>
          <w:noProof/>
        </w:rPr>
        <w:t>39</w:t>
      </w:r>
      <w:r w:rsidR="00DE59C8">
        <w:fldChar w:fldCharType="end"/>
      </w:r>
      <w:r>
        <w:t>: Test Case RS-270</w:t>
      </w:r>
      <w:bookmarkEnd w:id="139"/>
    </w:p>
    <w:p w14:paraId="7D74B787" w14:textId="183F30EE" w:rsidR="001A62A6" w:rsidRDefault="001A62A6" w:rsidP="001A62A6">
      <w:pPr>
        <w:pStyle w:val="Ttulo3"/>
      </w:pPr>
      <w:bookmarkStart w:id="140" w:name="_RS-280_1"/>
      <w:bookmarkStart w:id="141" w:name="_Toc513107689"/>
      <w:bookmarkEnd w:id="140"/>
      <w:r>
        <w:t>RS-280</w:t>
      </w:r>
      <w:bookmarkEnd w:id="141"/>
    </w:p>
    <w:tbl>
      <w:tblPr>
        <w:tblStyle w:val="Tablaconcuadrcula"/>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10ACBD9A" w:rsidR="001A62A6" w:rsidRPr="00AC1BE3" w:rsidRDefault="00A57888" w:rsidP="00FF5E39">
            <w:pPr>
              <w:spacing w:before="60" w:after="60"/>
              <w:jc w:val="left"/>
              <w:rPr>
                <w:sz w:val="20"/>
                <w:szCs w:val="20"/>
              </w:rPr>
            </w:pPr>
            <w:r>
              <w:rPr>
                <w:sz w:val="20"/>
                <w:szCs w:val="20"/>
              </w:rPr>
              <w:t>Basic</w:t>
            </w:r>
            <w:r w:rsidR="001A62A6" w:rsidRPr="00AC1BE3">
              <w:rPr>
                <w:sz w:val="20"/>
                <w:szCs w:val="20"/>
              </w:rPr>
              <w:t xml:space="preserve"> or </w:t>
            </w:r>
            <w:r>
              <w:rPr>
                <w:sz w:val="20"/>
                <w:szCs w:val="20"/>
              </w:rPr>
              <w:t>Extended</w:t>
            </w:r>
            <w:r w:rsidR="001A62A6" w:rsidRPr="00AC1BE3">
              <w:rPr>
                <w:sz w:val="20"/>
                <w:szCs w:val="20"/>
              </w:rPr>
              <w:t xml:space="preserve"> ESPD</w:t>
            </w:r>
          </w:p>
        </w:tc>
        <w:tc>
          <w:tcPr>
            <w:tcW w:w="6657" w:type="dxa"/>
            <w:gridSpan w:val="3"/>
            <w:vAlign w:val="center"/>
          </w:tcPr>
          <w:p w14:paraId="0D763898" w14:textId="3FEF42DF" w:rsidR="001A62A6" w:rsidRPr="00AC1BE3" w:rsidRDefault="001A62A6"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ipervnculo"/>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ipervnculo"/>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t xml:space="preserve">RS-280-R40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68E67CDC" w:rsidR="001A62A6" w:rsidRPr="00374763" w:rsidRDefault="001A62A6" w:rsidP="00FF5E39">
            <w:pPr>
              <w:spacing w:before="60" w:after="60"/>
              <w:rPr>
                <w:sz w:val="20"/>
                <w:szCs w:val="20"/>
              </w:rPr>
            </w:pPr>
            <w:r w:rsidRPr="001A62A6">
              <w:rPr>
                <w:sz w:val="20"/>
                <w:szCs w:val="20"/>
              </w:rPr>
              <w:t xml:space="preserve">RS-280-R50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2DC908A3" w14:textId="3CDDA258" w:rsidR="001A62A6"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Descripcin"/>
      </w:pPr>
      <w:bookmarkStart w:id="142" w:name="_Toc513107589"/>
      <w:r>
        <w:t xml:space="preserve">Table </w:t>
      </w:r>
      <w:r w:rsidR="00DE59C8">
        <w:fldChar w:fldCharType="begin"/>
      </w:r>
      <w:r w:rsidR="00DE59C8">
        <w:instrText xml:space="preserve"> SEQ Table \* ARABIC </w:instrText>
      </w:r>
      <w:r w:rsidR="00DE59C8">
        <w:fldChar w:fldCharType="separate"/>
      </w:r>
      <w:r w:rsidR="00811AAF">
        <w:rPr>
          <w:noProof/>
        </w:rPr>
        <w:t>40</w:t>
      </w:r>
      <w:r w:rsidR="00DE59C8">
        <w:fldChar w:fldCharType="end"/>
      </w:r>
      <w:r>
        <w:t>: Test Case RS-280</w:t>
      </w:r>
      <w:bookmarkEnd w:id="142"/>
    </w:p>
    <w:p w14:paraId="01B1ACCF" w14:textId="0177625B" w:rsidR="001A62A6" w:rsidRDefault="00932100" w:rsidP="00932100">
      <w:pPr>
        <w:pStyle w:val="Ttulo3"/>
      </w:pPr>
      <w:bookmarkStart w:id="143" w:name="_RS-290"/>
      <w:bookmarkStart w:id="144" w:name="_Toc513107690"/>
      <w:bookmarkEnd w:id="143"/>
      <w:r>
        <w:t>RS-290</w:t>
      </w:r>
      <w:bookmarkEnd w:id="144"/>
    </w:p>
    <w:tbl>
      <w:tblPr>
        <w:tblStyle w:val="Tablaconcuadrcula"/>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6B5953AD" w:rsidR="00932100" w:rsidRPr="00AC1BE3" w:rsidRDefault="00A57888" w:rsidP="00FF5E39">
            <w:pPr>
              <w:spacing w:before="60" w:after="60"/>
              <w:jc w:val="left"/>
              <w:rPr>
                <w:sz w:val="20"/>
                <w:szCs w:val="20"/>
              </w:rPr>
            </w:pPr>
            <w:r>
              <w:rPr>
                <w:sz w:val="20"/>
                <w:szCs w:val="20"/>
              </w:rPr>
              <w:t>Basic</w:t>
            </w:r>
            <w:r w:rsidR="00932100" w:rsidRPr="00AC1BE3">
              <w:rPr>
                <w:sz w:val="20"/>
                <w:szCs w:val="20"/>
              </w:rPr>
              <w:t xml:space="preserve"> or </w:t>
            </w:r>
            <w:r>
              <w:rPr>
                <w:sz w:val="20"/>
                <w:szCs w:val="20"/>
              </w:rPr>
              <w:t>Extended</w:t>
            </w:r>
            <w:r w:rsidR="00932100" w:rsidRPr="00AC1BE3">
              <w:rPr>
                <w:sz w:val="20"/>
                <w:szCs w:val="20"/>
              </w:rPr>
              <w:t xml:space="preserve"> ESPD</w:t>
            </w:r>
          </w:p>
        </w:tc>
        <w:tc>
          <w:tcPr>
            <w:tcW w:w="6799" w:type="dxa"/>
            <w:gridSpan w:val="3"/>
            <w:vAlign w:val="center"/>
          </w:tcPr>
          <w:p w14:paraId="2996FB4C" w14:textId="6AE022F0" w:rsidR="00932100" w:rsidRPr="00AC1BE3" w:rsidRDefault="0093210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ipervnculo"/>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55213370" w:rsidR="00932100" w:rsidRPr="00374763" w:rsidRDefault="00932100" w:rsidP="00FF5E39">
            <w:pPr>
              <w:spacing w:before="60" w:after="60"/>
              <w:rPr>
                <w:sz w:val="20"/>
                <w:szCs w:val="20"/>
              </w:rPr>
            </w:pPr>
            <w:r w:rsidRPr="00932100">
              <w:rPr>
                <w:sz w:val="20"/>
                <w:szCs w:val="20"/>
              </w:rPr>
              <w:t xml:space="preserve">RS-290-R50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2E817B10" w14:textId="189B3920" w:rsidR="0093210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Descripcin"/>
      </w:pPr>
      <w:bookmarkStart w:id="145" w:name="_Toc513107590"/>
      <w:r>
        <w:t xml:space="preserve">Table </w:t>
      </w:r>
      <w:r w:rsidR="00DE59C8">
        <w:fldChar w:fldCharType="begin"/>
      </w:r>
      <w:r w:rsidR="00DE59C8">
        <w:instrText xml:space="preserve"> SEQ Table \* ARABIC </w:instrText>
      </w:r>
      <w:r w:rsidR="00DE59C8">
        <w:fldChar w:fldCharType="separate"/>
      </w:r>
      <w:r w:rsidR="00811AAF">
        <w:rPr>
          <w:noProof/>
        </w:rPr>
        <w:t>41</w:t>
      </w:r>
      <w:r w:rsidR="00DE59C8">
        <w:fldChar w:fldCharType="end"/>
      </w:r>
      <w:r>
        <w:t>: Test Case RS-290</w:t>
      </w:r>
      <w:bookmarkEnd w:id="145"/>
    </w:p>
    <w:p w14:paraId="4C4B8C93" w14:textId="7504BEB5" w:rsidR="00932100" w:rsidRPr="00932100" w:rsidRDefault="00932100" w:rsidP="00932100">
      <w:pPr>
        <w:pStyle w:val="Ttulo3"/>
      </w:pPr>
      <w:bookmarkStart w:id="146" w:name="_RS-300"/>
      <w:bookmarkStart w:id="147" w:name="_Toc513107691"/>
      <w:bookmarkEnd w:id="146"/>
      <w:r>
        <w:t>RS-300</w:t>
      </w:r>
      <w:bookmarkEnd w:id="147"/>
    </w:p>
    <w:tbl>
      <w:tblPr>
        <w:tblStyle w:val="Tablaconcuadrcula"/>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66209B9C" w:rsidR="00932100" w:rsidRPr="00AC1BE3" w:rsidRDefault="00A57888" w:rsidP="00FF5E39">
            <w:pPr>
              <w:spacing w:before="60" w:after="60"/>
              <w:jc w:val="left"/>
              <w:rPr>
                <w:sz w:val="20"/>
                <w:szCs w:val="20"/>
              </w:rPr>
            </w:pPr>
            <w:r>
              <w:rPr>
                <w:sz w:val="20"/>
                <w:szCs w:val="20"/>
              </w:rPr>
              <w:t>Basic</w:t>
            </w:r>
            <w:r w:rsidR="00932100" w:rsidRPr="00AC1BE3">
              <w:rPr>
                <w:sz w:val="20"/>
                <w:szCs w:val="20"/>
              </w:rPr>
              <w:t xml:space="preserve"> or </w:t>
            </w:r>
            <w:r>
              <w:rPr>
                <w:sz w:val="20"/>
                <w:szCs w:val="20"/>
              </w:rPr>
              <w:t>Extended</w:t>
            </w:r>
            <w:r w:rsidR="00932100" w:rsidRPr="00AC1BE3">
              <w:rPr>
                <w:sz w:val="20"/>
                <w:szCs w:val="20"/>
              </w:rPr>
              <w:t xml:space="preserve"> ESPD</w:t>
            </w:r>
          </w:p>
        </w:tc>
        <w:tc>
          <w:tcPr>
            <w:tcW w:w="6799" w:type="dxa"/>
            <w:gridSpan w:val="3"/>
            <w:vAlign w:val="center"/>
          </w:tcPr>
          <w:p w14:paraId="0360D211" w14:textId="7F8213A5" w:rsidR="00932100" w:rsidRPr="00AC1BE3" w:rsidRDefault="00932100" w:rsidP="00FF5E39">
            <w:pPr>
              <w:spacing w:before="60" w:after="60"/>
              <w:jc w:val="left"/>
              <w:rPr>
                <w:sz w:val="20"/>
                <w:szCs w:val="20"/>
              </w:rPr>
            </w:pPr>
            <w:r w:rsidRPr="00AC1BE3">
              <w:rPr>
                <w:sz w:val="20"/>
                <w:szCs w:val="20"/>
              </w:rPr>
              <w:t xml:space="preserve">/cbc:QualificationApplicationTypeCode is </w:t>
            </w:r>
            <w:r w:rsidR="00A57888">
              <w:rPr>
                <w:sz w:val="20"/>
                <w:szCs w:val="20"/>
              </w:rPr>
              <w:t>Extended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ipervnculo"/>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ipervnculo"/>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ipervnculo"/>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43AE5A70" w:rsidR="00932100" w:rsidRPr="00374763" w:rsidRDefault="0077241D" w:rsidP="00FF5E39">
            <w:pPr>
              <w:spacing w:before="60" w:after="60"/>
              <w:rPr>
                <w:sz w:val="20"/>
                <w:szCs w:val="20"/>
              </w:rPr>
            </w:pPr>
            <w:r w:rsidRPr="0077241D">
              <w:rPr>
                <w:sz w:val="20"/>
                <w:szCs w:val="20"/>
              </w:rPr>
              <w:t xml:space="preserve">RS-300-R60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6A156EC3" w14:textId="7D262500" w:rsidR="00932100"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Descripcin"/>
      </w:pPr>
      <w:bookmarkStart w:id="148" w:name="_Toc513107591"/>
      <w:r>
        <w:t xml:space="preserve">Table </w:t>
      </w:r>
      <w:r w:rsidR="00DE59C8">
        <w:fldChar w:fldCharType="begin"/>
      </w:r>
      <w:r w:rsidR="00DE59C8">
        <w:instrText xml:space="preserve"> SEQ Table \* ARABIC </w:instrText>
      </w:r>
      <w:r w:rsidR="00DE59C8">
        <w:fldChar w:fldCharType="separate"/>
      </w:r>
      <w:r w:rsidR="00811AAF">
        <w:rPr>
          <w:noProof/>
        </w:rPr>
        <w:t>42</w:t>
      </w:r>
      <w:r w:rsidR="00DE59C8">
        <w:fldChar w:fldCharType="end"/>
      </w:r>
      <w:r>
        <w:t>: Test Case RS-300</w:t>
      </w:r>
      <w:bookmarkEnd w:id="148"/>
    </w:p>
    <w:p w14:paraId="5CA06897" w14:textId="77777777" w:rsidR="00414636" w:rsidRPr="00414636" w:rsidRDefault="00414636" w:rsidP="00414636"/>
    <w:p w14:paraId="33C0AA84" w14:textId="77777777" w:rsidR="00414636" w:rsidRDefault="00414636" w:rsidP="00414636">
      <w:pPr>
        <w:pStyle w:val="Ttulo2"/>
      </w:pPr>
      <w:bookmarkStart w:id="149" w:name="_Toc513107692"/>
      <w:r>
        <w:t>List of Business Rules</w:t>
      </w:r>
      <w:bookmarkEnd w:id="149"/>
    </w:p>
    <w:p w14:paraId="015A5509" w14:textId="77777777" w:rsidR="00414636" w:rsidRDefault="00414636" w:rsidP="00414636">
      <w:r>
        <w:t>List of business rules and its applications to the test cases:</w:t>
      </w:r>
    </w:p>
    <w:tbl>
      <w:tblPr>
        <w:tblStyle w:val="Tablaconcuadrcula"/>
        <w:tblW w:w="5000" w:type="pct"/>
        <w:tblLook w:val="04A0" w:firstRow="1" w:lastRow="0" w:firstColumn="1" w:lastColumn="0" w:noHBand="0" w:noVBand="1"/>
      </w:tblPr>
      <w:tblGrid>
        <w:gridCol w:w="861"/>
        <w:gridCol w:w="701"/>
        <w:gridCol w:w="631"/>
        <w:gridCol w:w="631"/>
        <w:gridCol w:w="631"/>
        <w:gridCol w:w="630"/>
        <w:gridCol w:w="630"/>
        <w:gridCol w:w="630"/>
        <w:gridCol w:w="630"/>
        <w:gridCol w:w="630"/>
        <w:gridCol w:w="630"/>
        <w:gridCol w:w="630"/>
        <w:gridCol w:w="630"/>
      </w:tblGrid>
      <w:tr w:rsidR="009E0EEB" w:rsidRPr="00FF435B" w14:paraId="3E46ED18" w14:textId="6BDA90A4" w:rsidTr="009E0EEB">
        <w:trPr>
          <w:cantSplit/>
          <w:trHeight w:val="1266"/>
        </w:trPr>
        <w:tc>
          <w:tcPr>
            <w:tcW w:w="506" w:type="pct"/>
            <w:shd w:val="clear" w:color="auto" w:fill="D9D9D9" w:themeFill="background1" w:themeFillShade="D9"/>
            <w:vAlign w:val="center"/>
          </w:tcPr>
          <w:p w14:paraId="017CEDE6" w14:textId="77777777" w:rsidR="009E0EEB" w:rsidRPr="00FF435B" w:rsidRDefault="009E0EEB" w:rsidP="006455F9">
            <w:pPr>
              <w:spacing w:before="60" w:after="60"/>
              <w:jc w:val="center"/>
              <w:rPr>
                <w:b/>
                <w:sz w:val="20"/>
                <w:szCs w:val="20"/>
              </w:rPr>
            </w:pPr>
          </w:p>
        </w:tc>
        <w:tc>
          <w:tcPr>
            <w:tcW w:w="412" w:type="pct"/>
            <w:shd w:val="clear" w:color="auto" w:fill="D9D9D9" w:themeFill="background1" w:themeFillShade="D9"/>
            <w:textDirection w:val="btLr"/>
            <w:vAlign w:val="center"/>
          </w:tcPr>
          <w:p w14:paraId="30BF49CD" w14:textId="232F59F2" w:rsidR="009E0EEB" w:rsidRPr="00FF435B" w:rsidRDefault="00F25491" w:rsidP="00EC14D5">
            <w:pPr>
              <w:spacing w:before="60" w:after="60"/>
              <w:ind w:left="113" w:right="113"/>
              <w:jc w:val="left"/>
              <w:rPr>
                <w:b/>
                <w:sz w:val="20"/>
                <w:szCs w:val="20"/>
              </w:rPr>
            </w:pPr>
            <w:hyperlink w:anchor="_BR-RESP-10" w:history="1">
              <w:r w:rsidR="009E0EEB" w:rsidRPr="006C2B41">
                <w:rPr>
                  <w:rStyle w:val="Hipervnculo"/>
                  <w:b/>
                  <w:sz w:val="20"/>
                  <w:szCs w:val="20"/>
                </w:rPr>
                <w:t>BR-RESP-10</w:t>
              </w:r>
            </w:hyperlink>
            <w:r w:rsidR="009E0EEB">
              <w:rPr>
                <w:b/>
                <w:sz w:val="20"/>
                <w:szCs w:val="20"/>
              </w:rPr>
              <w:t xml:space="preserve"> </w:t>
            </w:r>
            <w:hyperlink w:anchor="_BR-COM-10_1" w:history="1">
              <w:r w:rsidR="009E0EEB" w:rsidRPr="00EC14D5">
                <w:rPr>
                  <w:rStyle w:val="Hipervnculo"/>
                  <w:b/>
                  <w:sz w:val="20"/>
                  <w:szCs w:val="20"/>
                </w:rPr>
                <w:t>BR-COM-10</w:t>
              </w:r>
            </w:hyperlink>
          </w:p>
        </w:tc>
        <w:tc>
          <w:tcPr>
            <w:tcW w:w="371" w:type="pct"/>
            <w:shd w:val="clear" w:color="auto" w:fill="D9D9D9" w:themeFill="background1" w:themeFillShade="D9"/>
            <w:textDirection w:val="btLr"/>
            <w:vAlign w:val="center"/>
          </w:tcPr>
          <w:p w14:paraId="357F1A1F" w14:textId="3D614B2F" w:rsidR="009E0EEB" w:rsidRPr="00FF435B" w:rsidRDefault="00F25491" w:rsidP="00280690">
            <w:pPr>
              <w:spacing w:before="60" w:after="60"/>
              <w:ind w:left="113" w:right="113"/>
              <w:jc w:val="left"/>
              <w:rPr>
                <w:b/>
                <w:sz w:val="20"/>
                <w:szCs w:val="20"/>
              </w:rPr>
            </w:pPr>
            <w:hyperlink w:anchor="_BR-RESP-20" w:history="1">
              <w:r w:rsidR="009E0EEB" w:rsidRPr="006C2B41">
                <w:rPr>
                  <w:rStyle w:val="Hipervnculo"/>
                  <w:b/>
                  <w:sz w:val="20"/>
                  <w:szCs w:val="20"/>
                </w:rPr>
                <w:t>BR-RESP-20</w:t>
              </w:r>
            </w:hyperlink>
          </w:p>
        </w:tc>
        <w:tc>
          <w:tcPr>
            <w:tcW w:w="371" w:type="pct"/>
            <w:shd w:val="clear" w:color="auto" w:fill="D9D9D9" w:themeFill="background1" w:themeFillShade="D9"/>
            <w:textDirection w:val="btLr"/>
            <w:vAlign w:val="center"/>
          </w:tcPr>
          <w:p w14:paraId="6819DDE1" w14:textId="101BE2B3" w:rsidR="009E0EEB" w:rsidRPr="00FF435B" w:rsidRDefault="00F25491" w:rsidP="00280690">
            <w:pPr>
              <w:spacing w:before="60" w:after="60"/>
              <w:ind w:left="113" w:right="113"/>
              <w:jc w:val="left"/>
              <w:rPr>
                <w:b/>
                <w:sz w:val="20"/>
                <w:szCs w:val="20"/>
              </w:rPr>
            </w:pPr>
            <w:hyperlink w:anchor="_BR-RESP-30" w:history="1">
              <w:r w:rsidR="009E0EEB" w:rsidRPr="006C2B41">
                <w:rPr>
                  <w:rStyle w:val="Hipervnculo"/>
                  <w:b/>
                  <w:sz w:val="20"/>
                  <w:szCs w:val="20"/>
                </w:rPr>
                <w:t>BR-RESP-30</w:t>
              </w:r>
            </w:hyperlink>
          </w:p>
        </w:tc>
        <w:tc>
          <w:tcPr>
            <w:tcW w:w="371" w:type="pct"/>
            <w:shd w:val="clear" w:color="auto" w:fill="D9D9D9" w:themeFill="background1" w:themeFillShade="D9"/>
            <w:textDirection w:val="btLr"/>
            <w:vAlign w:val="center"/>
          </w:tcPr>
          <w:p w14:paraId="4361F554" w14:textId="2ADEDAE6" w:rsidR="009E0EEB" w:rsidRPr="00FF435B" w:rsidRDefault="00F25491" w:rsidP="00280690">
            <w:pPr>
              <w:spacing w:before="60" w:after="60"/>
              <w:ind w:left="113" w:right="113"/>
              <w:jc w:val="left"/>
              <w:rPr>
                <w:b/>
                <w:sz w:val="20"/>
                <w:szCs w:val="20"/>
              </w:rPr>
            </w:pPr>
            <w:hyperlink w:anchor="_BR-RESP-40_(role_different" w:history="1">
              <w:r w:rsidR="009E0EEB" w:rsidRPr="006C2B41">
                <w:rPr>
                  <w:rStyle w:val="Hipervnculo"/>
                  <w:b/>
                  <w:sz w:val="20"/>
                  <w:szCs w:val="20"/>
                </w:rPr>
                <w:t>BR-RESP-40</w:t>
              </w:r>
            </w:hyperlink>
          </w:p>
        </w:tc>
        <w:tc>
          <w:tcPr>
            <w:tcW w:w="371" w:type="pct"/>
            <w:shd w:val="clear" w:color="auto" w:fill="D9D9D9" w:themeFill="background1" w:themeFillShade="D9"/>
            <w:textDirection w:val="btLr"/>
            <w:vAlign w:val="center"/>
          </w:tcPr>
          <w:p w14:paraId="200D6345" w14:textId="68E5CA92" w:rsidR="009E0EEB" w:rsidRPr="00FF435B" w:rsidRDefault="00F25491" w:rsidP="00280690">
            <w:pPr>
              <w:spacing w:before="60" w:after="60"/>
              <w:ind w:left="113" w:right="113"/>
              <w:jc w:val="left"/>
              <w:rPr>
                <w:b/>
                <w:sz w:val="20"/>
                <w:szCs w:val="20"/>
              </w:rPr>
            </w:pPr>
            <w:hyperlink w:anchor="_BR-RESP-50_1" w:history="1">
              <w:r w:rsidR="009E0EEB" w:rsidRPr="006C2B41">
                <w:rPr>
                  <w:rStyle w:val="Hipervnculo"/>
                  <w:b/>
                  <w:sz w:val="20"/>
                  <w:szCs w:val="20"/>
                </w:rPr>
                <w:t>BR-RESP-50</w:t>
              </w:r>
            </w:hyperlink>
          </w:p>
        </w:tc>
        <w:tc>
          <w:tcPr>
            <w:tcW w:w="371" w:type="pct"/>
            <w:shd w:val="clear" w:color="auto" w:fill="D9D9D9" w:themeFill="background1" w:themeFillShade="D9"/>
            <w:textDirection w:val="btLr"/>
            <w:vAlign w:val="center"/>
          </w:tcPr>
          <w:p w14:paraId="3CA61A0B" w14:textId="7F05F379" w:rsidR="009E0EEB" w:rsidRPr="00FF435B" w:rsidRDefault="00F25491" w:rsidP="00280690">
            <w:pPr>
              <w:spacing w:before="60" w:after="60"/>
              <w:ind w:left="113" w:right="113"/>
              <w:jc w:val="left"/>
              <w:rPr>
                <w:b/>
                <w:sz w:val="20"/>
                <w:szCs w:val="20"/>
              </w:rPr>
            </w:pPr>
            <w:hyperlink w:anchor="_BR-RESP-60" w:history="1">
              <w:r w:rsidR="009E0EEB" w:rsidRPr="006C2B41">
                <w:rPr>
                  <w:rStyle w:val="Hipervnculo"/>
                  <w:b/>
                  <w:sz w:val="20"/>
                  <w:szCs w:val="20"/>
                </w:rPr>
                <w:t>BR-RESP-60</w:t>
              </w:r>
            </w:hyperlink>
          </w:p>
        </w:tc>
        <w:tc>
          <w:tcPr>
            <w:tcW w:w="371" w:type="pct"/>
            <w:shd w:val="clear" w:color="auto" w:fill="D9D9D9" w:themeFill="background1" w:themeFillShade="D9"/>
            <w:textDirection w:val="btLr"/>
          </w:tcPr>
          <w:p w14:paraId="7AD2ACAF" w14:textId="52B506DE" w:rsidR="009E0EEB" w:rsidRDefault="00F25491" w:rsidP="00280690">
            <w:pPr>
              <w:spacing w:before="60" w:after="60"/>
              <w:ind w:left="113" w:right="113"/>
              <w:jc w:val="left"/>
            </w:pPr>
            <w:hyperlink w:anchor="_BR-RESP-80_1" w:history="1">
              <w:r w:rsidR="009E0EEB" w:rsidRPr="00396FCC">
                <w:rPr>
                  <w:rStyle w:val="Hipervnculo"/>
                  <w:b/>
                  <w:sz w:val="20"/>
                  <w:szCs w:val="20"/>
                </w:rPr>
                <w:t>BR-RESP-80</w:t>
              </w:r>
            </w:hyperlink>
          </w:p>
        </w:tc>
        <w:tc>
          <w:tcPr>
            <w:tcW w:w="371" w:type="pct"/>
            <w:shd w:val="clear" w:color="auto" w:fill="D9D9D9" w:themeFill="background1" w:themeFillShade="D9"/>
            <w:textDirection w:val="btLr"/>
            <w:vAlign w:val="center"/>
          </w:tcPr>
          <w:p w14:paraId="3CF5A442" w14:textId="58E57CF3" w:rsidR="009E0EEB" w:rsidRPr="00FF435B" w:rsidRDefault="00F25491" w:rsidP="00280690">
            <w:pPr>
              <w:spacing w:before="60" w:after="60"/>
              <w:ind w:left="113" w:right="113"/>
              <w:jc w:val="left"/>
              <w:rPr>
                <w:b/>
                <w:sz w:val="20"/>
                <w:szCs w:val="20"/>
              </w:rPr>
            </w:pPr>
            <w:hyperlink w:anchor="_BR-REG-10" w:history="1">
              <w:r w:rsidR="009E0EEB">
                <w:rPr>
                  <w:rStyle w:val="Hipervnculo"/>
                  <w:b/>
                  <w:sz w:val="20"/>
                  <w:szCs w:val="20"/>
                </w:rPr>
                <w:t>BR-REG-10</w:t>
              </w:r>
            </w:hyperlink>
          </w:p>
        </w:tc>
        <w:tc>
          <w:tcPr>
            <w:tcW w:w="371" w:type="pct"/>
            <w:shd w:val="clear" w:color="auto" w:fill="D9D9D9" w:themeFill="background1" w:themeFillShade="D9"/>
            <w:textDirection w:val="btLr"/>
            <w:vAlign w:val="center"/>
          </w:tcPr>
          <w:p w14:paraId="36AB4D9F" w14:textId="4E652210" w:rsidR="009E0EEB" w:rsidRPr="00FF435B" w:rsidRDefault="00F25491" w:rsidP="00280690">
            <w:pPr>
              <w:spacing w:before="60" w:after="60"/>
              <w:ind w:left="113" w:right="113"/>
              <w:jc w:val="left"/>
              <w:rPr>
                <w:b/>
                <w:sz w:val="20"/>
                <w:szCs w:val="20"/>
              </w:rPr>
            </w:pPr>
            <w:hyperlink w:anchor="_BR-SC-10" w:history="1">
              <w:r w:rsidR="009E0EEB">
                <w:rPr>
                  <w:rStyle w:val="Hipervnculo"/>
                  <w:b/>
                  <w:sz w:val="20"/>
                  <w:szCs w:val="20"/>
                </w:rPr>
                <w:t>BR-SC-10</w:t>
              </w:r>
            </w:hyperlink>
          </w:p>
        </w:tc>
        <w:tc>
          <w:tcPr>
            <w:tcW w:w="371" w:type="pct"/>
            <w:shd w:val="clear" w:color="auto" w:fill="D9D9D9" w:themeFill="background1" w:themeFillShade="D9"/>
            <w:textDirection w:val="btLr"/>
            <w:vAlign w:val="center"/>
          </w:tcPr>
          <w:p w14:paraId="64CD97D7" w14:textId="5A00E966" w:rsidR="009E0EEB" w:rsidRPr="00FF435B" w:rsidRDefault="00F25491" w:rsidP="00280690">
            <w:pPr>
              <w:spacing w:before="60" w:after="60"/>
              <w:ind w:left="113" w:right="113"/>
              <w:jc w:val="left"/>
              <w:rPr>
                <w:b/>
                <w:sz w:val="20"/>
                <w:szCs w:val="20"/>
              </w:rPr>
            </w:pPr>
            <w:hyperlink w:anchor="_BR-LOT-10" w:history="1">
              <w:r w:rsidR="009E0EEB" w:rsidRPr="006C2B41">
                <w:rPr>
                  <w:rStyle w:val="Hipervnculo"/>
                  <w:b/>
                  <w:sz w:val="20"/>
                  <w:szCs w:val="20"/>
                </w:rPr>
                <w:t>BR-LOT-10</w:t>
              </w:r>
            </w:hyperlink>
          </w:p>
        </w:tc>
        <w:tc>
          <w:tcPr>
            <w:tcW w:w="371" w:type="pct"/>
            <w:shd w:val="clear" w:color="auto" w:fill="D9D9D9" w:themeFill="background1" w:themeFillShade="D9"/>
            <w:textDirection w:val="btLr"/>
            <w:vAlign w:val="center"/>
          </w:tcPr>
          <w:p w14:paraId="372DDDDC" w14:textId="1B1FA604" w:rsidR="009E0EEB" w:rsidRDefault="00F25491" w:rsidP="00280690">
            <w:pPr>
              <w:spacing w:before="60" w:after="60"/>
              <w:ind w:left="113" w:right="113"/>
              <w:jc w:val="left"/>
              <w:rPr>
                <w:b/>
                <w:sz w:val="20"/>
                <w:szCs w:val="20"/>
              </w:rPr>
            </w:pPr>
            <w:hyperlink w:anchor="_BR-LOT-20" w:history="1">
              <w:r w:rsidR="009E0EEB" w:rsidRPr="006C2B41">
                <w:rPr>
                  <w:rStyle w:val="Hipervnculo"/>
                  <w:b/>
                  <w:sz w:val="20"/>
                  <w:szCs w:val="20"/>
                </w:rPr>
                <w:t>BR-LOT-20</w:t>
              </w:r>
            </w:hyperlink>
          </w:p>
        </w:tc>
        <w:tc>
          <w:tcPr>
            <w:tcW w:w="371" w:type="pct"/>
            <w:shd w:val="clear" w:color="auto" w:fill="D9D9D9" w:themeFill="background1" w:themeFillShade="D9"/>
            <w:textDirection w:val="btLr"/>
            <w:vAlign w:val="center"/>
          </w:tcPr>
          <w:p w14:paraId="3AEBD0D3" w14:textId="438ED9B1" w:rsidR="009E0EEB" w:rsidRDefault="00F25491" w:rsidP="00280690">
            <w:pPr>
              <w:spacing w:before="60" w:after="60"/>
              <w:ind w:left="113" w:right="113"/>
              <w:jc w:val="left"/>
              <w:rPr>
                <w:b/>
                <w:sz w:val="20"/>
                <w:szCs w:val="20"/>
              </w:rPr>
            </w:pPr>
            <w:hyperlink w:anchor="_BR-LEAD-10" w:history="1">
              <w:r w:rsidR="009E0EEB" w:rsidRPr="006C2B41">
                <w:rPr>
                  <w:rStyle w:val="Hipervnculo"/>
                  <w:b/>
                  <w:sz w:val="20"/>
                  <w:szCs w:val="20"/>
                </w:rPr>
                <w:t>BR-LEAD-10</w:t>
              </w:r>
            </w:hyperlink>
          </w:p>
        </w:tc>
      </w:tr>
      <w:tr w:rsidR="009E0EEB" w:rsidRPr="00FF435B" w14:paraId="34482D0C" w14:textId="03B70234" w:rsidTr="009E0EEB">
        <w:tc>
          <w:tcPr>
            <w:tcW w:w="506" w:type="pct"/>
            <w:vAlign w:val="center"/>
          </w:tcPr>
          <w:p w14:paraId="42029154" w14:textId="4EEB8DB0" w:rsidR="009E0EEB" w:rsidRPr="00DE59C8" w:rsidRDefault="00F25491" w:rsidP="00BF61E2">
            <w:pPr>
              <w:spacing w:before="60" w:after="60"/>
              <w:jc w:val="center"/>
              <w:rPr>
                <w:b/>
                <w:sz w:val="20"/>
                <w:szCs w:val="20"/>
              </w:rPr>
            </w:pPr>
            <w:hyperlink w:anchor="_RS-10" w:history="1">
              <w:r w:rsidR="009E0EEB" w:rsidRPr="00384D3F">
                <w:rPr>
                  <w:rStyle w:val="Hipervnculo"/>
                  <w:b/>
                  <w:sz w:val="20"/>
                  <w:szCs w:val="20"/>
                </w:rPr>
                <w:t>RS-10</w:t>
              </w:r>
            </w:hyperlink>
          </w:p>
        </w:tc>
        <w:tc>
          <w:tcPr>
            <w:tcW w:w="412" w:type="pct"/>
            <w:vAlign w:val="center"/>
          </w:tcPr>
          <w:p w14:paraId="778E14A9" w14:textId="77777777" w:rsidR="009E0EEB" w:rsidRPr="00FF435B" w:rsidRDefault="009E0EEB" w:rsidP="00BF61E2">
            <w:pPr>
              <w:spacing w:before="60" w:after="60"/>
              <w:jc w:val="center"/>
              <w:rPr>
                <w:sz w:val="20"/>
                <w:szCs w:val="20"/>
              </w:rPr>
            </w:pPr>
            <w:r>
              <w:rPr>
                <w:sz w:val="20"/>
                <w:szCs w:val="20"/>
              </w:rPr>
              <w:sym w:font="Wingdings 2" w:char="F050"/>
            </w:r>
          </w:p>
        </w:tc>
        <w:tc>
          <w:tcPr>
            <w:tcW w:w="371" w:type="pct"/>
          </w:tcPr>
          <w:p w14:paraId="20BB8CBC" w14:textId="74575EA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612CD28" w14:textId="5C0454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554E99" w14:textId="3CE4CAD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5B51FF8" w14:textId="321E25CB" w:rsidR="009E0EEB" w:rsidRPr="00FF435B" w:rsidRDefault="009E0EEB" w:rsidP="00BF61E2">
            <w:pPr>
              <w:spacing w:before="60" w:after="60"/>
              <w:jc w:val="center"/>
              <w:rPr>
                <w:sz w:val="20"/>
                <w:szCs w:val="20"/>
              </w:rPr>
            </w:pPr>
            <w:r>
              <w:rPr>
                <w:sz w:val="20"/>
                <w:szCs w:val="20"/>
              </w:rPr>
              <w:t>-</w:t>
            </w:r>
          </w:p>
        </w:tc>
        <w:tc>
          <w:tcPr>
            <w:tcW w:w="371" w:type="pct"/>
            <w:vAlign w:val="center"/>
          </w:tcPr>
          <w:p w14:paraId="30984583" w14:textId="173D7558" w:rsidR="009E0EEB" w:rsidRPr="00FF435B" w:rsidRDefault="009E0EEB" w:rsidP="00BF61E2">
            <w:pPr>
              <w:spacing w:before="60" w:after="60"/>
              <w:jc w:val="center"/>
              <w:rPr>
                <w:sz w:val="20"/>
                <w:szCs w:val="20"/>
              </w:rPr>
            </w:pPr>
            <w:r>
              <w:rPr>
                <w:sz w:val="20"/>
                <w:szCs w:val="20"/>
              </w:rPr>
              <w:t>-</w:t>
            </w:r>
          </w:p>
        </w:tc>
        <w:tc>
          <w:tcPr>
            <w:tcW w:w="371" w:type="pct"/>
            <w:vAlign w:val="center"/>
          </w:tcPr>
          <w:p w14:paraId="148AE465" w14:textId="49C3F2A4" w:rsidR="009E0EEB" w:rsidRPr="00947A78" w:rsidRDefault="009E0EEB" w:rsidP="00BF61E2">
            <w:pPr>
              <w:spacing w:before="60" w:after="60"/>
              <w:jc w:val="center"/>
              <w:rPr>
                <w:sz w:val="20"/>
                <w:szCs w:val="20"/>
              </w:rPr>
            </w:pPr>
            <w:r>
              <w:rPr>
                <w:sz w:val="20"/>
                <w:szCs w:val="20"/>
              </w:rPr>
              <w:t>-</w:t>
            </w:r>
          </w:p>
        </w:tc>
        <w:tc>
          <w:tcPr>
            <w:tcW w:w="371" w:type="pct"/>
            <w:vAlign w:val="center"/>
          </w:tcPr>
          <w:p w14:paraId="51D9D59A" w14:textId="7F37A3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CE4626B" w14:textId="64981F1D" w:rsidR="009E0EEB" w:rsidRPr="00FF435B" w:rsidRDefault="009E0EEB" w:rsidP="00BF61E2">
            <w:pPr>
              <w:spacing w:before="60" w:after="60"/>
              <w:jc w:val="center"/>
              <w:rPr>
                <w:sz w:val="20"/>
                <w:szCs w:val="20"/>
              </w:rPr>
            </w:pPr>
            <w:r>
              <w:rPr>
                <w:sz w:val="20"/>
                <w:szCs w:val="20"/>
              </w:rPr>
              <w:t>-</w:t>
            </w:r>
          </w:p>
        </w:tc>
        <w:tc>
          <w:tcPr>
            <w:tcW w:w="371" w:type="pct"/>
            <w:vAlign w:val="center"/>
          </w:tcPr>
          <w:p w14:paraId="50A064CF" w14:textId="3A6E523D" w:rsidR="009E0EEB" w:rsidRPr="00FF435B" w:rsidRDefault="009E0EEB" w:rsidP="00BF61E2">
            <w:pPr>
              <w:spacing w:before="60" w:after="60"/>
              <w:jc w:val="center"/>
              <w:rPr>
                <w:sz w:val="20"/>
                <w:szCs w:val="20"/>
              </w:rPr>
            </w:pPr>
            <w:r>
              <w:rPr>
                <w:sz w:val="20"/>
                <w:szCs w:val="20"/>
              </w:rPr>
              <w:t>-</w:t>
            </w:r>
          </w:p>
        </w:tc>
        <w:tc>
          <w:tcPr>
            <w:tcW w:w="371" w:type="pct"/>
            <w:vAlign w:val="center"/>
          </w:tcPr>
          <w:p w14:paraId="5A0EDBDD" w14:textId="4106ABB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C2650" w14:textId="2B9E3679" w:rsidR="009E0EEB" w:rsidRPr="00FF435B" w:rsidRDefault="009E0EEB" w:rsidP="00BF61E2">
            <w:pPr>
              <w:spacing w:before="60" w:after="60"/>
              <w:jc w:val="center"/>
              <w:rPr>
                <w:sz w:val="20"/>
                <w:szCs w:val="20"/>
              </w:rPr>
            </w:pPr>
            <w:r>
              <w:rPr>
                <w:sz w:val="20"/>
                <w:szCs w:val="20"/>
              </w:rPr>
              <w:t>-</w:t>
            </w:r>
          </w:p>
        </w:tc>
      </w:tr>
      <w:tr w:rsidR="009E0EEB" w:rsidRPr="00FF435B" w14:paraId="60E189A6" w14:textId="7EB67EFC" w:rsidTr="009E0EEB">
        <w:tc>
          <w:tcPr>
            <w:tcW w:w="506" w:type="pct"/>
            <w:vAlign w:val="center"/>
          </w:tcPr>
          <w:p w14:paraId="4FF4E2A6" w14:textId="1B007B05" w:rsidR="009E0EEB" w:rsidRPr="00DE59C8" w:rsidRDefault="00F25491" w:rsidP="009E0EEB">
            <w:pPr>
              <w:spacing w:before="60" w:after="60"/>
              <w:jc w:val="center"/>
              <w:rPr>
                <w:b/>
                <w:sz w:val="20"/>
                <w:szCs w:val="20"/>
              </w:rPr>
            </w:pPr>
            <w:hyperlink w:anchor="_RS-20" w:history="1">
              <w:r w:rsidR="009E0EEB" w:rsidRPr="00384D3F">
                <w:rPr>
                  <w:rStyle w:val="Hipervnculo"/>
                  <w:b/>
                  <w:sz w:val="20"/>
                  <w:szCs w:val="20"/>
                </w:rPr>
                <w:t>RS-20</w:t>
              </w:r>
            </w:hyperlink>
          </w:p>
        </w:tc>
        <w:tc>
          <w:tcPr>
            <w:tcW w:w="412" w:type="pct"/>
          </w:tcPr>
          <w:p w14:paraId="00A7EA7A" w14:textId="64C79D9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4DAFA93" w14:textId="56D6371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1FCBB258" w14:textId="2D2829C0" w:rsidR="009E0EEB" w:rsidRPr="00FF435B" w:rsidRDefault="009E0EEB" w:rsidP="009E0EEB">
            <w:pPr>
              <w:spacing w:before="60" w:after="60"/>
              <w:jc w:val="center"/>
              <w:rPr>
                <w:sz w:val="20"/>
                <w:szCs w:val="20"/>
              </w:rPr>
            </w:pPr>
            <w:r>
              <w:rPr>
                <w:sz w:val="20"/>
                <w:szCs w:val="20"/>
              </w:rPr>
              <w:t>-</w:t>
            </w:r>
          </w:p>
        </w:tc>
        <w:tc>
          <w:tcPr>
            <w:tcW w:w="371" w:type="pct"/>
            <w:vAlign w:val="center"/>
          </w:tcPr>
          <w:p w14:paraId="6485B036" w14:textId="1E4AE7AC" w:rsidR="009E0EEB" w:rsidRPr="00FF435B" w:rsidRDefault="009E0EEB" w:rsidP="009E0EEB">
            <w:pPr>
              <w:spacing w:before="60" w:after="60"/>
              <w:jc w:val="center"/>
              <w:rPr>
                <w:sz w:val="20"/>
                <w:szCs w:val="20"/>
              </w:rPr>
            </w:pPr>
            <w:r>
              <w:rPr>
                <w:sz w:val="20"/>
                <w:szCs w:val="20"/>
              </w:rPr>
              <w:t>-</w:t>
            </w:r>
          </w:p>
        </w:tc>
        <w:tc>
          <w:tcPr>
            <w:tcW w:w="371" w:type="pct"/>
            <w:vAlign w:val="center"/>
          </w:tcPr>
          <w:p w14:paraId="77C5E413" w14:textId="499CB10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DCBB2A5" w14:textId="2BCB6FF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DDEFF15" w14:textId="6FF987C8"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80EE1EE" w14:textId="2F68ADC4"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DFE2DE5" w14:textId="3AEE876F" w:rsidR="009E0EEB" w:rsidRPr="00FF435B" w:rsidRDefault="009E0EEB" w:rsidP="009E0EEB">
            <w:pPr>
              <w:spacing w:before="60" w:after="60"/>
              <w:jc w:val="center"/>
              <w:rPr>
                <w:sz w:val="20"/>
                <w:szCs w:val="20"/>
              </w:rPr>
            </w:pPr>
            <w:r>
              <w:rPr>
                <w:sz w:val="20"/>
                <w:szCs w:val="20"/>
              </w:rPr>
              <w:t>-</w:t>
            </w:r>
          </w:p>
        </w:tc>
        <w:tc>
          <w:tcPr>
            <w:tcW w:w="371" w:type="pct"/>
            <w:vAlign w:val="center"/>
          </w:tcPr>
          <w:p w14:paraId="5B337A23" w14:textId="3555CAFF" w:rsidR="009E0EEB" w:rsidRPr="00FF435B" w:rsidRDefault="009E0EEB" w:rsidP="009E0EEB">
            <w:pPr>
              <w:spacing w:before="60" w:after="60"/>
              <w:jc w:val="center"/>
              <w:rPr>
                <w:sz w:val="20"/>
                <w:szCs w:val="20"/>
              </w:rPr>
            </w:pPr>
            <w:r>
              <w:rPr>
                <w:sz w:val="20"/>
                <w:szCs w:val="20"/>
              </w:rPr>
              <w:t>-</w:t>
            </w:r>
          </w:p>
        </w:tc>
        <w:tc>
          <w:tcPr>
            <w:tcW w:w="371" w:type="pct"/>
            <w:vAlign w:val="center"/>
          </w:tcPr>
          <w:p w14:paraId="62888A4B" w14:textId="37F63D75" w:rsidR="009E0EEB" w:rsidRPr="00FF435B" w:rsidRDefault="009E0EEB" w:rsidP="009E0EEB">
            <w:pPr>
              <w:spacing w:before="60" w:after="60"/>
              <w:jc w:val="center"/>
              <w:rPr>
                <w:sz w:val="20"/>
                <w:szCs w:val="20"/>
              </w:rPr>
            </w:pPr>
            <w:r>
              <w:rPr>
                <w:sz w:val="20"/>
                <w:szCs w:val="20"/>
              </w:rPr>
              <w:t>-</w:t>
            </w:r>
          </w:p>
        </w:tc>
        <w:tc>
          <w:tcPr>
            <w:tcW w:w="371" w:type="pct"/>
            <w:vAlign w:val="center"/>
          </w:tcPr>
          <w:p w14:paraId="3A328508" w14:textId="6F9C80C4" w:rsidR="009E0EEB" w:rsidRPr="00FF435B" w:rsidRDefault="009E0EEB" w:rsidP="009E0EEB">
            <w:pPr>
              <w:spacing w:before="60" w:after="60"/>
              <w:jc w:val="center"/>
              <w:rPr>
                <w:sz w:val="20"/>
                <w:szCs w:val="20"/>
              </w:rPr>
            </w:pPr>
            <w:r>
              <w:rPr>
                <w:sz w:val="20"/>
                <w:szCs w:val="20"/>
              </w:rPr>
              <w:t>-</w:t>
            </w:r>
          </w:p>
        </w:tc>
      </w:tr>
      <w:tr w:rsidR="009E0EEB" w:rsidRPr="00FF435B" w14:paraId="698573FB" w14:textId="3F264492" w:rsidTr="009E0EEB">
        <w:tc>
          <w:tcPr>
            <w:tcW w:w="506" w:type="pct"/>
            <w:vAlign w:val="center"/>
          </w:tcPr>
          <w:p w14:paraId="476A8596" w14:textId="00ACD4EF" w:rsidR="009E0EEB" w:rsidRPr="00DE59C8" w:rsidRDefault="00F25491" w:rsidP="00BF61E2">
            <w:pPr>
              <w:spacing w:before="60" w:after="60"/>
              <w:jc w:val="center"/>
              <w:rPr>
                <w:b/>
                <w:sz w:val="20"/>
                <w:szCs w:val="20"/>
              </w:rPr>
            </w:pPr>
            <w:hyperlink w:anchor="_RS-30_1" w:history="1">
              <w:r w:rsidR="009E0EEB" w:rsidRPr="00384D3F">
                <w:rPr>
                  <w:rStyle w:val="Hipervnculo"/>
                  <w:b/>
                  <w:sz w:val="20"/>
                  <w:szCs w:val="20"/>
                </w:rPr>
                <w:t>RS-30</w:t>
              </w:r>
            </w:hyperlink>
          </w:p>
        </w:tc>
        <w:tc>
          <w:tcPr>
            <w:tcW w:w="412" w:type="pct"/>
          </w:tcPr>
          <w:p w14:paraId="5C93B4FD" w14:textId="58F638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9934486" w14:textId="730CE0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1B890C4" w14:textId="07644D3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9658A3" w14:textId="05E737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D35036" w14:textId="1B40B3BD" w:rsidR="009E0EEB" w:rsidRPr="00FF435B" w:rsidRDefault="009E0EEB" w:rsidP="00BF61E2">
            <w:pPr>
              <w:spacing w:before="60" w:after="60"/>
              <w:jc w:val="center"/>
              <w:rPr>
                <w:sz w:val="20"/>
                <w:szCs w:val="20"/>
              </w:rPr>
            </w:pPr>
            <w:r>
              <w:rPr>
                <w:sz w:val="20"/>
                <w:szCs w:val="20"/>
              </w:rPr>
              <w:t>-</w:t>
            </w:r>
          </w:p>
        </w:tc>
        <w:tc>
          <w:tcPr>
            <w:tcW w:w="371" w:type="pct"/>
            <w:vAlign w:val="center"/>
          </w:tcPr>
          <w:p w14:paraId="0FB91025" w14:textId="3693E72C" w:rsidR="009E0EEB" w:rsidRPr="00FF435B" w:rsidRDefault="009E0EEB" w:rsidP="00BF61E2">
            <w:pPr>
              <w:spacing w:before="60" w:after="60"/>
              <w:jc w:val="center"/>
              <w:rPr>
                <w:sz w:val="20"/>
                <w:szCs w:val="20"/>
              </w:rPr>
            </w:pPr>
            <w:r>
              <w:rPr>
                <w:sz w:val="20"/>
                <w:szCs w:val="20"/>
              </w:rPr>
              <w:t>-</w:t>
            </w:r>
          </w:p>
        </w:tc>
        <w:tc>
          <w:tcPr>
            <w:tcW w:w="371" w:type="pct"/>
            <w:vAlign w:val="center"/>
          </w:tcPr>
          <w:p w14:paraId="6BEA302C" w14:textId="2A5D7EEA" w:rsidR="009E0EEB" w:rsidRDefault="009E0EEB" w:rsidP="00BF61E2">
            <w:pPr>
              <w:spacing w:before="60" w:after="60"/>
              <w:jc w:val="center"/>
              <w:rPr>
                <w:sz w:val="20"/>
                <w:szCs w:val="20"/>
              </w:rPr>
            </w:pPr>
            <w:r>
              <w:rPr>
                <w:sz w:val="20"/>
                <w:szCs w:val="20"/>
              </w:rPr>
              <w:t>-</w:t>
            </w:r>
          </w:p>
        </w:tc>
        <w:tc>
          <w:tcPr>
            <w:tcW w:w="371" w:type="pct"/>
            <w:vAlign w:val="center"/>
          </w:tcPr>
          <w:p w14:paraId="115E254F" w14:textId="4EECC263" w:rsidR="009E0EEB" w:rsidRPr="00FF435B" w:rsidRDefault="009E0EEB" w:rsidP="00BF61E2">
            <w:pPr>
              <w:spacing w:before="60" w:after="60"/>
              <w:jc w:val="center"/>
              <w:rPr>
                <w:sz w:val="20"/>
                <w:szCs w:val="20"/>
              </w:rPr>
            </w:pPr>
            <w:r>
              <w:rPr>
                <w:sz w:val="20"/>
                <w:szCs w:val="20"/>
              </w:rPr>
              <w:t>-</w:t>
            </w:r>
          </w:p>
        </w:tc>
        <w:tc>
          <w:tcPr>
            <w:tcW w:w="371" w:type="pct"/>
            <w:vAlign w:val="center"/>
          </w:tcPr>
          <w:p w14:paraId="63CA12A0" w14:textId="59C72D7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39768A" w14:textId="37597480" w:rsidR="009E0EEB" w:rsidRPr="00FF435B" w:rsidRDefault="009E0EEB" w:rsidP="00BF61E2">
            <w:pPr>
              <w:spacing w:before="60" w:after="60"/>
              <w:jc w:val="center"/>
              <w:rPr>
                <w:sz w:val="20"/>
                <w:szCs w:val="20"/>
              </w:rPr>
            </w:pPr>
            <w:r>
              <w:rPr>
                <w:sz w:val="20"/>
                <w:szCs w:val="20"/>
              </w:rPr>
              <w:t>-</w:t>
            </w:r>
          </w:p>
        </w:tc>
        <w:tc>
          <w:tcPr>
            <w:tcW w:w="371" w:type="pct"/>
            <w:vAlign w:val="center"/>
          </w:tcPr>
          <w:p w14:paraId="27B28E45" w14:textId="7CA09142" w:rsidR="009E0EEB" w:rsidRPr="00FF435B" w:rsidRDefault="009E0EEB" w:rsidP="00BF61E2">
            <w:pPr>
              <w:spacing w:before="60" w:after="60"/>
              <w:jc w:val="center"/>
              <w:rPr>
                <w:sz w:val="20"/>
                <w:szCs w:val="20"/>
              </w:rPr>
            </w:pPr>
            <w:r>
              <w:rPr>
                <w:sz w:val="20"/>
                <w:szCs w:val="20"/>
              </w:rPr>
              <w:t>-</w:t>
            </w:r>
          </w:p>
        </w:tc>
        <w:tc>
          <w:tcPr>
            <w:tcW w:w="371" w:type="pct"/>
            <w:vAlign w:val="center"/>
          </w:tcPr>
          <w:p w14:paraId="3A216583" w14:textId="6204E3F9" w:rsidR="009E0EEB" w:rsidRPr="00FF435B" w:rsidRDefault="009E0EEB" w:rsidP="00BF61E2">
            <w:pPr>
              <w:spacing w:before="60" w:after="60"/>
              <w:jc w:val="center"/>
              <w:rPr>
                <w:sz w:val="20"/>
                <w:szCs w:val="20"/>
              </w:rPr>
            </w:pPr>
            <w:r>
              <w:rPr>
                <w:sz w:val="20"/>
                <w:szCs w:val="20"/>
              </w:rPr>
              <w:t>-</w:t>
            </w:r>
          </w:p>
        </w:tc>
      </w:tr>
      <w:tr w:rsidR="009E0EEB" w:rsidRPr="00FF435B" w14:paraId="7E19F8C1" w14:textId="2E402F94" w:rsidTr="009E0EEB">
        <w:tc>
          <w:tcPr>
            <w:tcW w:w="506" w:type="pct"/>
            <w:vAlign w:val="center"/>
          </w:tcPr>
          <w:p w14:paraId="3FBF5AF2" w14:textId="34B00452" w:rsidR="009E0EEB" w:rsidRPr="00DE59C8" w:rsidRDefault="00F25491" w:rsidP="00396FCC">
            <w:pPr>
              <w:spacing w:before="60" w:after="60"/>
              <w:jc w:val="center"/>
              <w:rPr>
                <w:b/>
                <w:sz w:val="20"/>
                <w:szCs w:val="20"/>
              </w:rPr>
            </w:pPr>
            <w:hyperlink w:anchor="_RS-40_1" w:history="1">
              <w:r w:rsidR="009E0EEB" w:rsidRPr="00384D3F">
                <w:rPr>
                  <w:rStyle w:val="Hipervnculo"/>
                  <w:b/>
                  <w:sz w:val="20"/>
                  <w:szCs w:val="20"/>
                </w:rPr>
                <w:t>RS-40</w:t>
              </w:r>
            </w:hyperlink>
          </w:p>
        </w:tc>
        <w:tc>
          <w:tcPr>
            <w:tcW w:w="412" w:type="pct"/>
          </w:tcPr>
          <w:p w14:paraId="2B10CBEF" w14:textId="78F37C7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tcPr>
          <w:p w14:paraId="3E6C5762" w14:textId="501E9175"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D610FFC" w14:textId="2DF315D7" w:rsidR="009E0EEB" w:rsidRPr="00FF435B" w:rsidRDefault="009E0EEB" w:rsidP="00396FCC">
            <w:pPr>
              <w:spacing w:before="60" w:after="60"/>
              <w:jc w:val="center"/>
              <w:rPr>
                <w:sz w:val="20"/>
                <w:szCs w:val="20"/>
              </w:rPr>
            </w:pPr>
            <w:r>
              <w:rPr>
                <w:sz w:val="20"/>
                <w:szCs w:val="20"/>
              </w:rPr>
              <w:t>-</w:t>
            </w:r>
          </w:p>
        </w:tc>
        <w:tc>
          <w:tcPr>
            <w:tcW w:w="371" w:type="pct"/>
            <w:vAlign w:val="center"/>
          </w:tcPr>
          <w:p w14:paraId="6FAF1807" w14:textId="1C1487B3" w:rsidR="009E0EEB" w:rsidRPr="00FF435B" w:rsidRDefault="009E0EEB" w:rsidP="00396FCC">
            <w:pPr>
              <w:spacing w:before="60" w:after="60"/>
              <w:jc w:val="center"/>
              <w:rPr>
                <w:sz w:val="20"/>
                <w:szCs w:val="20"/>
              </w:rPr>
            </w:pPr>
            <w:r>
              <w:rPr>
                <w:sz w:val="20"/>
                <w:szCs w:val="20"/>
              </w:rPr>
              <w:t>-</w:t>
            </w:r>
          </w:p>
        </w:tc>
        <w:tc>
          <w:tcPr>
            <w:tcW w:w="371" w:type="pct"/>
            <w:vAlign w:val="center"/>
          </w:tcPr>
          <w:p w14:paraId="2B39AA72" w14:textId="1C3C0AB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E4CB273" w14:textId="6318478B"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59F9E66" w14:textId="249221F0" w:rsidR="009E0EE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67CE5428" w14:textId="1246EA85" w:rsidR="009E0EEB" w:rsidRPr="00FF435B" w:rsidRDefault="009E0EEB" w:rsidP="00396FCC">
            <w:pPr>
              <w:spacing w:before="60" w:after="60"/>
              <w:jc w:val="center"/>
              <w:rPr>
                <w:sz w:val="20"/>
                <w:szCs w:val="20"/>
              </w:rPr>
            </w:pPr>
            <w:r>
              <w:rPr>
                <w:sz w:val="20"/>
                <w:szCs w:val="20"/>
              </w:rPr>
              <w:t>-</w:t>
            </w:r>
          </w:p>
        </w:tc>
        <w:tc>
          <w:tcPr>
            <w:tcW w:w="371" w:type="pct"/>
            <w:vAlign w:val="center"/>
          </w:tcPr>
          <w:p w14:paraId="717F7D1C" w14:textId="4929088C"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2EFA1AB" w14:textId="7DD7207F" w:rsidR="009E0EEB" w:rsidRPr="00FF435B" w:rsidRDefault="009E0EEB" w:rsidP="00396FCC">
            <w:pPr>
              <w:spacing w:before="60" w:after="60"/>
              <w:jc w:val="center"/>
              <w:rPr>
                <w:sz w:val="20"/>
                <w:szCs w:val="20"/>
              </w:rPr>
            </w:pPr>
            <w:r>
              <w:rPr>
                <w:sz w:val="20"/>
                <w:szCs w:val="20"/>
              </w:rPr>
              <w:t>-</w:t>
            </w:r>
          </w:p>
        </w:tc>
        <w:tc>
          <w:tcPr>
            <w:tcW w:w="371" w:type="pct"/>
            <w:vAlign w:val="center"/>
          </w:tcPr>
          <w:p w14:paraId="4FF22FEC" w14:textId="36F1966D" w:rsidR="009E0EEB" w:rsidRPr="00FF435B" w:rsidRDefault="009E0EEB" w:rsidP="00396FCC">
            <w:pPr>
              <w:spacing w:before="60" w:after="60"/>
              <w:jc w:val="center"/>
              <w:rPr>
                <w:sz w:val="20"/>
                <w:szCs w:val="20"/>
              </w:rPr>
            </w:pPr>
            <w:r>
              <w:rPr>
                <w:sz w:val="20"/>
                <w:szCs w:val="20"/>
              </w:rPr>
              <w:t>-</w:t>
            </w:r>
          </w:p>
        </w:tc>
        <w:tc>
          <w:tcPr>
            <w:tcW w:w="371" w:type="pct"/>
            <w:vAlign w:val="center"/>
          </w:tcPr>
          <w:p w14:paraId="6F6E0433" w14:textId="70AAC290" w:rsidR="009E0EEB" w:rsidRPr="00FF435B" w:rsidRDefault="009E0EEB" w:rsidP="00396FCC">
            <w:pPr>
              <w:spacing w:before="60" w:after="60"/>
              <w:jc w:val="center"/>
              <w:rPr>
                <w:sz w:val="20"/>
                <w:szCs w:val="20"/>
              </w:rPr>
            </w:pPr>
            <w:r>
              <w:rPr>
                <w:sz w:val="20"/>
                <w:szCs w:val="20"/>
              </w:rPr>
              <w:t>-</w:t>
            </w:r>
          </w:p>
        </w:tc>
      </w:tr>
      <w:tr w:rsidR="009E0EEB" w:rsidRPr="00FF435B" w14:paraId="3546B015" w14:textId="6AA404A6" w:rsidTr="009E0EEB">
        <w:tc>
          <w:tcPr>
            <w:tcW w:w="506" w:type="pct"/>
            <w:vAlign w:val="center"/>
          </w:tcPr>
          <w:p w14:paraId="456909EF" w14:textId="7F5F458A" w:rsidR="009E0EEB" w:rsidRPr="00DE59C8" w:rsidRDefault="00F25491" w:rsidP="00BF61E2">
            <w:pPr>
              <w:spacing w:before="60" w:after="60"/>
              <w:jc w:val="center"/>
              <w:rPr>
                <w:b/>
                <w:sz w:val="20"/>
                <w:szCs w:val="20"/>
              </w:rPr>
            </w:pPr>
            <w:hyperlink w:anchor="_RS-50" w:history="1">
              <w:r w:rsidR="009E0EEB" w:rsidRPr="00384D3F">
                <w:rPr>
                  <w:rStyle w:val="Hipervnculo"/>
                  <w:b/>
                  <w:sz w:val="20"/>
                  <w:szCs w:val="20"/>
                </w:rPr>
                <w:t>RS-50</w:t>
              </w:r>
            </w:hyperlink>
          </w:p>
        </w:tc>
        <w:tc>
          <w:tcPr>
            <w:tcW w:w="412" w:type="pct"/>
          </w:tcPr>
          <w:p w14:paraId="69AEFF8C" w14:textId="2FFBF32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98E8302" w14:textId="3FBF24E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B44EC2B" w14:textId="6199B1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2524FB" w14:textId="5FF0C80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0898AA" w14:textId="4674CD8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55F51" w14:textId="357D810E" w:rsidR="009E0EEB" w:rsidRPr="00FF435B" w:rsidRDefault="009E0EEB" w:rsidP="00BF61E2">
            <w:pPr>
              <w:spacing w:before="60" w:after="60"/>
              <w:jc w:val="center"/>
              <w:rPr>
                <w:sz w:val="20"/>
                <w:szCs w:val="20"/>
              </w:rPr>
            </w:pPr>
            <w:r>
              <w:rPr>
                <w:sz w:val="20"/>
                <w:szCs w:val="20"/>
              </w:rPr>
              <w:t>-</w:t>
            </w:r>
          </w:p>
        </w:tc>
        <w:tc>
          <w:tcPr>
            <w:tcW w:w="371" w:type="pct"/>
            <w:vAlign w:val="center"/>
          </w:tcPr>
          <w:p w14:paraId="03C03E23" w14:textId="0689B419" w:rsidR="009E0EEB" w:rsidRDefault="009E0EEB" w:rsidP="00BF61E2">
            <w:pPr>
              <w:spacing w:before="60" w:after="60"/>
              <w:jc w:val="center"/>
              <w:rPr>
                <w:sz w:val="20"/>
                <w:szCs w:val="20"/>
              </w:rPr>
            </w:pPr>
            <w:r>
              <w:rPr>
                <w:sz w:val="20"/>
                <w:szCs w:val="20"/>
              </w:rPr>
              <w:t>-</w:t>
            </w:r>
          </w:p>
        </w:tc>
        <w:tc>
          <w:tcPr>
            <w:tcW w:w="371" w:type="pct"/>
            <w:vAlign w:val="center"/>
          </w:tcPr>
          <w:p w14:paraId="4327BEA0" w14:textId="178C7DBB" w:rsidR="009E0EEB" w:rsidRPr="00FF435B" w:rsidRDefault="009E0EEB" w:rsidP="00BF61E2">
            <w:pPr>
              <w:spacing w:before="60" w:after="60"/>
              <w:jc w:val="center"/>
              <w:rPr>
                <w:sz w:val="20"/>
                <w:szCs w:val="20"/>
              </w:rPr>
            </w:pPr>
            <w:r>
              <w:rPr>
                <w:sz w:val="20"/>
                <w:szCs w:val="20"/>
              </w:rPr>
              <w:t>-</w:t>
            </w:r>
          </w:p>
        </w:tc>
        <w:tc>
          <w:tcPr>
            <w:tcW w:w="371" w:type="pct"/>
            <w:vAlign w:val="center"/>
          </w:tcPr>
          <w:p w14:paraId="66C8CE20" w14:textId="4639D1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987ED6" w14:textId="09448C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9BD931" w14:textId="2E73262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1533257" w14:textId="61F6F8DC" w:rsidR="009E0EEB" w:rsidRPr="00FF435B" w:rsidRDefault="009E0EEB" w:rsidP="00BF61E2">
            <w:pPr>
              <w:spacing w:before="60" w:after="60"/>
              <w:jc w:val="center"/>
              <w:rPr>
                <w:sz w:val="20"/>
                <w:szCs w:val="20"/>
              </w:rPr>
            </w:pPr>
            <w:r>
              <w:rPr>
                <w:sz w:val="20"/>
                <w:szCs w:val="20"/>
              </w:rPr>
              <w:t>-</w:t>
            </w:r>
          </w:p>
        </w:tc>
      </w:tr>
      <w:tr w:rsidR="009E0EEB" w:rsidRPr="00FF435B" w14:paraId="3B267912" w14:textId="5FBF0BDF" w:rsidTr="009E0EEB">
        <w:tc>
          <w:tcPr>
            <w:tcW w:w="506" w:type="pct"/>
            <w:vAlign w:val="center"/>
          </w:tcPr>
          <w:p w14:paraId="73DDF562" w14:textId="7C19FA62" w:rsidR="009E0EEB" w:rsidRPr="00DE59C8" w:rsidRDefault="00F25491" w:rsidP="00BF61E2">
            <w:pPr>
              <w:spacing w:before="60" w:after="60"/>
              <w:jc w:val="center"/>
              <w:rPr>
                <w:b/>
                <w:sz w:val="20"/>
                <w:szCs w:val="20"/>
              </w:rPr>
            </w:pPr>
            <w:hyperlink w:anchor="_RS-60" w:history="1">
              <w:r w:rsidR="009E0EEB" w:rsidRPr="00384D3F">
                <w:rPr>
                  <w:rStyle w:val="Hipervnculo"/>
                  <w:b/>
                  <w:sz w:val="20"/>
                  <w:szCs w:val="20"/>
                </w:rPr>
                <w:t>RS-60</w:t>
              </w:r>
            </w:hyperlink>
          </w:p>
        </w:tc>
        <w:tc>
          <w:tcPr>
            <w:tcW w:w="412" w:type="pct"/>
          </w:tcPr>
          <w:p w14:paraId="251BB60D" w14:textId="6FABB8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323D788" w14:textId="22F84F6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1048D6" w14:textId="6033826E" w:rsidR="009E0EEB" w:rsidRPr="00FF435B" w:rsidRDefault="009E0EEB" w:rsidP="00BF61E2">
            <w:pPr>
              <w:spacing w:before="60" w:after="60"/>
              <w:jc w:val="center"/>
              <w:rPr>
                <w:sz w:val="20"/>
                <w:szCs w:val="20"/>
              </w:rPr>
            </w:pPr>
            <w:r>
              <w:rPr>
                <w:sz w:val="20"/>
                <w:szCs w:val="20"/>
              </w:rPr>
              <w:t>-</w:t>
            </w:r>
          </w:p>
        </w:tc>
        <w:tc>
          <w:tcPr>
            <w:tcW w:w="371" w:type="pct"/>
            <w:vAlign w:val="center"/>
          </w:tcPr>
          <w:p w14:paraId="68C6F7B5" w14:textId="42541D1B" w:rsidR="009E0EEB" w:rsidRPr="00FF435B" w:rsidRDefault="009E0EEB" w:rsidP="00BF61E2">
            <w:pPr>
              <w:spacing w:before="60" w:after="60"/>
              <w:jc w:val="center"/>
              <w:rPr>
                <w:sz w:val="20"/>
                <w:szCs w:val="20"/>
              </w:rPr>
            </w:pPr>
            <w:r>
              <w:rPr>
                <w:sz w:val="20"/>
                <w:szCs w:val="20"/>
              </w:rPr>
              <w:t>-</w:t>
            </w:r>
          </w:p>
        </w:tc>
        <w:tc>
          <w:tcPr>
            <w:tcW w:w="371" w:type="pct"/>
            <w:vAlign w:val="center"/>
          </w:tcPr>
          <w:p w14:paraId="3419BCEA" w14:textId="09FD77D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711A00" w14:textId="2ACCBC9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3321DC" w14:textId="12F1B027"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F389259" w14:textId="011C77F8" w:rsidR="009E0EEB" w:rsidRPr="00FF435B" w:rsidRDefault="009E0EEB" w:rsidP="00BF61E2">
            <w:pPr>
              <w:spacing w:before="60" w:after="60"/>
              <w:jc w:val="center"/>
              <w:rPr>
                <w:sz w:val="20"/>
                <w:szCs w:val="20"/>
              </w:rPr>
            </w:pPr>
            <w:r>
              <w:rPr>
                <w:sz w:val="20"/>
                <w:szCs w:val="20"/>
              </w:rPr>
              <w:t>-</w:t>
            </w:r>
          </w:p>
        </w:tc>
        <w:tc>
          <w:tcPr>
            <w:tcW w:w="371" w:type="pct"/>
            <w:vAlign w:val="center"/>
          </w:tcPr>
          <w:p w14:paraId="785337C5" w14:textId="33280CB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B8F7FCC" w14:textId="25DD1B7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16D9D99" w14:textId="128C81E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F3742CD" w14:textId="5AB5F526" w:rsidR="009E0EEB" w:rsidRPr="00FF435B" w:rsidRDefault="009E0EEB" w:rsidP="00BF61E2">
            <w:pPr>
              <w:keepNext/>
              <w:spacing w:before="60" w:after="60"/>
              <w:jc w:val="center"/>
              <w:rPr>
                <w:sz w:val="20"/>
                <w:szCs w:val="20"/>
              </w:rPr>
            </w:pPr>
            <w:r>
              <w:rPr>
                <w:sz w:val="20"/>
                <w:szCs w:val="20"/>
              </w:rPr>
              <w:t>-</w:t>
            </w:r>
          </w:p>
        </w:tc>
      </w:tr>
      <w:tr w:rsidR="009E0EEB" w:rsidRPr="00FF435B" w14:paraId="54391E44" w14:textId="77777777" w:rsidTr="009E0EEB">
        <w:tc>
          <w:tcPr>
            <w:tcW w:w="506" w:type="pct"/>
            <w:vAlign w:val="center"/>
          </w:tcPr>
          <w:p w14:paraId="2367987B" w14:textId="37BAF3C7" w:rsidR="009E0EEB" w:rsidRDefault="00F25491" w:rsidP="00BF61E2">
            <w:pPr>
              <w:spacing w:before="60" w:after="60"/>
              <w:jc w:val="center"/>
              <w:rPr>
                <w:b/>
                <w:sz w:val="20"/>
                <w:szCs w:val="20"/>
              </w:rPr>
            </w:pPr>
            <w:hyperlink w:anchor="_RS-30" w:history="1">
              <w:r w:rsidR="009E0EEB" w:rsidRPr="00384D3F">
                <w:rPr>
                  <w:rStyle w:val="Hipervnculo"/>
                  <w:b/>
                  <w:sz w:val="20"/>
                  <w:szCs w:val="20"/>
                </w:rPr>
                <w:t>RS-70</w:t>
              </w:r>
            </w:hyperlink>
          </w:p>
        </w:tc>
        <w:tc>
          <w:tcPr>
            <w:tcW w:w="412" w:type="pct"/>
          </w:tcPr>
          <w:p w14:paraId="58516732" w14:textId="29D4829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F0D210" w14:textId="2B0AB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2B7950A" w14:textId="331F9D4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7DD89AF" w14:textId="69AA84E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8F7CB61" w14:textId="5BEBCECB" w:rsidR="009E0EEB" w:rsidRPr="00FF435B" w:rsidRDefault="009E0EEB" w:rsidP="00BF61E2">
            <w:pPr>
              <w:spacing w:before="60" w:after="60"/>
              <w:jc w:val="center"/>
              <w:rPr>
                <w:sz w:val="20"/>
                <w:szCs w:val="20"/>
              </w:rPr>
            </w:pPr>
            <w:r>
              <w:rPr>
                <w:sz w:val="20"/>
                <w:szCs w:val="20"/>
              </w:rPr>
              <w:t>-</w:t>
            </w:r>
          </w:p>
        </w:tc>
        <w:tc>
          <w:tcPr>
            <w:tcW w:w="371" w:type="pct"/>
            <w:vAlign w:val="center"/>
          </w:tcPr>
          <w:p w14:paraId="454202AF" w14:textId="0B6BEA24" w:rsidR="009E0EEB" w:rsidRPr="00FF435B" w:rsidRDefault="009E0EEB" w:rsidP="00BF61E2">
            <w:pPr>
              <w:spacing w:before="60" w:after="60"/>
              <w:jc w:val="center"/>
              <w:rPr>
                <w:sz w:val="20"/>
                <w:szCs w:val="20"/>
              </w:rPr>
            </w:pPr>
            <w:r>
              <w:rPr>
                <w:sz w:val="20"/>
                <w:szCs w:val="20"/>
              </w:rPr>
              <w:t>-</w:t>
            </w:r>
          </w:p>
        </w:tc>
        <w:tc>
          <w:tcPr>
            <w:tcW w:w="371" w:type="pct"/>
            <w:vAlign w:val="center"/>
          </w:tcPr>
          <w:p w14:paraId="6C1FF769" w14:textId="52CF23A6" w:rsidR="009E0EEB" w:rsidRPr="00947A78" w:rsidRDefault="009E0EEB" w:rsidP="00BF61E2">
            <w:pPr>
              <w:spacing w:before="60" w:after="60"/>
              <w:jc w:val="center"/>
              <w:rPr>
                <w:sz w:val="20"/>
                <w:szCs w:val="20"/>
              </w:rPr>
            </w:pPr>
            <w:r>
              <w:rPr>
                <w:sz w:val="20"/>
                <w:szCs w:val="20"/>
              </w:rPr>
              <w:t>-</w:t>
            </w:r>
          </w:p>
        </w:tc>
        <w:tc>
          <w:tcPr>
            <w:tcW w:w="371" w:type="pct"/>
            <w:vAlign w:val="center"/>
          </w:tcPr>
          <w:p w14:paraId="5D96C263" w14:textId="10A6DAA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BAC4107" w14:textId="3662EF1D" w:rsidR="009E0EEB" w:rsidRPr="00FF435B" w:rsidRDefault="009E0EEB" w:rsidP="00BF61E2">
            <w:pPr>
              <w:spacing w:before="60" w:after="60"/>
              <w:jc w:val="center"/>
              <w:rPr>
                <w:sz w:val="20"/>
                <w:szCs w:val="20"/>
              </w:rPr>
            </w:pPr>
            <w:r>
              <w:rPr>
                <w:sz w:val="20"/>
                <w:szCs w:val="20"/>
              </w:rPr>
              <w:t>-</w:t>
            </w:r>
          </w:p>
        </w:tc>
        <w:tc>
          <w:tcPr>
            <w:tcW w:w="371" w:type="pct"/>
            <w:vAlign w:val="center"/>
          </w:tcPr>
          <w:p w14:paraId="1A47AD6B" w14:textId="4F78476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AD4AFB9" w14:textId="3436573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C661B7B" w14:textId="49FAF226"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78D0516A" w14:textId="77777777" w:rsidTr="009E0EEB">
        <w:tc>
          <w:tcPr>
            <w:tcW w:w="506" w:type="pct"/>
            <w:vAlign w:val="center"/>
          </w:tcPr>
          <w:p w14:paraId="283CC04B" w14:textId="3057A5CD" w:rsidR="009E0EEB" w:rsidRDefault="00F25491" w:rsidP="009E0EEB">
            <w:pPr>
              <w:spacing w:before="60" w:after="60"/>
              <w:jc w:val="center"/>
              <w:rPr>
                <w:b/>
                <w:sz w:val="20"/>
                <w:szCs w:val="20"/>
              </w:rPr>
            </w:pPr>
            <w:hyperlink w:anchor="_RS-100" w:history="1">
              <w:r w:rsidR="009E0EEB" w:rsidRPr="00384D3F">
                <w:rPr>
                  <w:rStyle w:val="Hipervnculo"/>
                  <w:b/>
                  <w:sz w:val="20"/>
                  <w:szCs w:val="20"/>
                </w:rPr>
                <w:t>RS-80</w:t>
              </w:r>
            </w:hyperlink>
          </w:p>
        </w:tc>
        <w:tc>
          <w:tcPr>
            <w:tcW w:w="412" w:type="pct"/>
          </w:tcPr>
          <w:p w14:paraId="3DA9D463" w14:textId="58A3CF9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745BD52" w14:textId="544782B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97CC716" w14:textId="5EE1E5DD" w:rsidR="009E0EEB" w:rsidRPr="00FF435B" w:rsidRDefault="009E0EEB" w:rsidP="009E0EEB">
            <w:pPr>
              <w:spacing w:before="60" w:after="60"/>
              <w:jc w:val="center"/>
              <w:rPr>
                <w:sz w:val="20"/>
                <w:szCs w:val="20"/>
              </w:rPr>
            </w:pPr>
            <w:r>
              <w:rPr>
                <w:sz w:val="20"/>
                <w:szCs w:val="20"/>
              </w:rPr>
              <w:t>-</w:t>
            </w:r>
          </w:p>
        </w:tc>
        <w:tc>
          <w:tcPr>
            <w:tcW w:w="371" w:type="pct"/>
            <w:vAlign w:val="center"/>
          </w:tcPr>
          <w:p w14:paraId="12EE57BC" w14:textId="2C55826A" w:rsidR="009E0EEB" w:rsidRPr="00FF435B" w:rsidRDefault="009E0EEB" w:rsidP="009E0EEB">
            <w:pPr>
              <w:spacing w:before="60" w:after="60"/>
              <w:jc w:val="center"/>
              <w:rPr>
                <w:sz w:val="20"/>
                <w:szCs w:val="20"/>
              </w:rPr>
            </w:pPr>
            <w:r>
              <w:rPr>
                <w:sz w:val="20"/>
                <w:szCs w:val="20"/>
              </w:rPr>
              <w:t>-</w:t>
            </w:r>
          </w:p>
        </w:tc>
        <w:tc>
          <w:tcPr>
            <w:tcW w:w="371" w:type="pct"/>
            <w:vAlign w:val="center"/>
          </w:tcPr>
          <w:p w14:paraId="5CA87860" w14:textId="00693178"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61ED3BD" w14:textId="46020F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E2BB6FE" w14:textId="2F3746D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50A4AFA" w14:textId="21636BC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6EB488B" w14:textId="0C7C0441" w:rsidR="009E0EEB" w:rsidRPr="00FF435B" w:rsidRDefault="009E0EEB" w:rsidP="009E0EEB">
            <w:pPr>
              <w:spacing w:before="60" w:after="60"/>
              <w:jc w:val="center"/>
              <w:rPr>
                <w:sz w:val="20"/>
                <w:szCs w:val="20"/>
              </w:rPr>
            </w:pPr>
            <w:r>
              <w:rPr>
                <w:sz w:val="20"/>
                <w:szCs w:val="20"/>
              </w:rPr>
              <w:t>-</w:t>
            </w:r>
          </w:p>
        </w:tc>
        <w:tc>
          <w:tcPr>
            <w:tcW w:w="371" w:type="pct"/>
            <w:vAlign w:val="center"/>
          </w:tcPr>
          <w:p w14:paraId="0B4AA94F" w14:textId="54586375"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4A4DE0A3" w14:textId="23BCA39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8AFBC1C" w14:textId="3B288082" w:rsidR="009E0EEB" w:rsidRPr="00FF435B" w:rsidRDefault="009E0EEB" w:rsidP="009E0EEB">
            <w:pPr>
              <w:keepNext/>
              <w:spacing w:before="60" w:after="60"/>
              <w:jc w:val="center"/>
              <w:rPr>
                <w:sz w:val="20"/>
                <w:szCs w:val="20"/>
              </w:rPr>
            </w:pPr>
            <w:r w:rsidRPr="00947A78">
              <w:rPr>
                <w:sz w:val="20"/>
                <w:szCs w:val="20"/>
              </w:rPr>
              <w:sym w:font="Wingdings 2" w:char="F050"/>
            </w:r>
          </w:p>
        </w:tc>
      </w:tr>
      <w:tr w:rsidR="009E0EEB" w:rsidRPr="00FF435B" w14:paraId="06E711E1" w14:textId="77777777" w:rsidTr="009E0EEB">
        <w:tc>
          <w:tcPr>
            <w:tcW w:w="506" w:type="pct"/>
            <w:vAlign w:val="center"/>
          </w:tcPr>
          <w:p w14:paraId="089D695C" w14:textId="5B4446BB" w:rsidR="009E0EEB" w:rsidRDefault="00F25491" w:rsidP="00BF61E2">
            <w:pPr>
              <w:spacing w:before="60" w:after="60"/>
              <w:jc w:val="center"/>
              <w:rPr>
                <w:b/>
                <w:sz w:val="20"/>
                <w:szCs w:val="20"/>
              </w:rPr>
            </w:pPr>
            <w:hyperlink w:anchor="_RS-90_1" w:history="1">
              <w:r w:rsidR="009E0EEB" w:rsidRPr="00384D3F">
                <w:rPr>
                  <w:rStyle w:val="Hipervnculo"/>
                  <w:b/>
                  <w:sz w:val="20"/>
                  <w:szCs w:val="20"/>
                </w:rPr>
                <w:t>RS-90</w:t>
              </w:r>
            </w:hyperlink>
          </w:p>
        </w:tc>
        <w:tc>
          <w:tcPr>
            <w:tcW w:w="412" w:type="pct"/>
          </w:tcPr>
          <w:p w14:paraId="19DF9589" w14:textId="1F60FA0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1787B91" w14:textId="566E87D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629387F" w14:textId="1B3C42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6963A3" w14:textId="4A0D950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42035AA" w14:textId="5E9B7566" w:rsidR="009E0EEB" w:rsidRPr="00FF435B" w:rsidRDefault="009E0EEB" w:rsidP="00BF61E2">
            <w:pPr>
              <w:spacing w:before="60" w:after="60"/>
              <w:jc w:val="center"/>
              <w:rPr>
                <w:sz w:val="20"/>
                <w:szCs w:val="20"/>
              </w:rPr>
            </w:pPr>
            <w:r>
              <w:rPr>
                <w:sz w:val="20"/>
                <w:szCs w:val="20"/>
              </w:rPr>
              <w:t>-</w:t>
            </w:r>
          </w:p>
        </w:tc>
        <w:tc>
          <w:tcPr>
            <w:tcW w:w="371" w:type="pct"/>
            <w:vAlign w:val="center"/>
          </w:tcPr>
          <w:p w14:paraId="52B77F3E" w14:textId="580C9EEA" w:rsidR="009E0EEB" w:rsidRPr="00FF435B" w:rsidRDefault="009E0EEB" w:rsidP="00BF61E2">
            <w:pPr>
              <w:spacing w:before="60" w:after="60"/>
              <w:jc w:val="center"/>
              <w:rPr>
                <w:sz w:val="20"/>
                <w:szCs w:val="20"/>
              </w:rPr>
            </w:pPr>
            <w:r>
              <w:rPr>
                <w:sz w:val="20"/>
                <w:szCs w:val="20"/>
              </w:rPr>
              <w:t>-</w:t>
            </w:r>
          </w:p>
        </w:tc>
        <w:tc>
          <w:tcPr>
            <w:tcW w:w="371" w:type="pct"/>
            <w:vAlign w:val="center"/>
          </w:tcPr>
          <w:p w14:paraId="2F154301" w14:textId="20ED7DD4" w:rsidR="009E0EEB" w:rsidRDefault="009E0EEB" w:rsidP="00BF61E2">
            <w:pPr>
              <w:spacing w:before="60" w:after="60"/>
              <w:jc w:val="center"/>
              <w:rPr>
                <w:sz w:val="20"/>
                <w:szCs w:val="20"/>
              </w:rPr>
            </w:pPr>
            <w:r>
              <w:rPr>
                <w:sz w:val="20"/>
                <w:szCs w:val="20"/>
              </w:rPr>
              <w:t>-</w:t>
            </w:r>
          </w:p>
        </w:tc>
        <w:tc>
          <w:tcPr>
            <w:tcW w:w="371" w:type="pct"/>
            <w:vAlign w:val="center"/>
          </w:tcPr>
          <w:p w14:paraId="67704B29" w14:textId="6E182375" w:rsidR="009E0EEB" w:rsidRPr="00FF435B" w:rsidRDefault="009E0EEB" w:rsidP="00BF61E2">
            <w:pPr>
              <w:spacing w:before="60" w:after="60"/>
              <w:jc w:val="center"/>
              <w:rPr>
                <w:sz w:val="20"/>
                <w:szCs w:val="20"/>
              </w:rPr>
            </w:pPr>
            <w:r>
              <w:rPr>
                <w:sz w:val="20"/>
                <w:szCs w:val="20"/>
              </w:rPr>
              <w:t>-</w:t>
            </w:r>
          </w:p>
        </w:tc>
        <w:tc>
          <w:tcPr>
            <w:tcW w:w="371" w:type="pct"/>
            <w:vAlign w:val="center"/>
          </w:tcPr>
          <w:p w14:paraId="5A0060CC" w14:textId="464F90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B8E6A71" w14:textId="5DEC50F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966651" w14:textId="16DD6E38"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DFEF2C" w14:textId="1BD6D9DD"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5EA8FD29" w14:textId="77777777" w:rsidTr="009E0EEB">
        <w:tc>
          <w:tcPr>
            <w:tcW w:w="506" w:type="pct"/>
            <w:vAlign w:val="center"/>
          </w:tcPr>
          <w:p w14:paraId="67D33F45" w14:textId="52A67F6C" w:rsidR="009E0EEB" w:rsidRDefault="00F25491" w:rsidP="00BF61E2">
            <w:pPr>
              <w:spacing w:before="60" w:after="60"/>
              <w:jc w:val="center"/>
              <w:rPr>
                <w:b/>
                <w:sz w:val="20"/>
                <w:szCs w:val="20"/>
              </w:rPr>
            </w:pPr>
            <w:hyperlink w:anchor="_RS-100_1" w:history="1">
              <w:r w:rsidR="009E0EEB" w:rsidRPr="00384D3F">
                <w:rPr>
                  <w:rStyle w:val="Hipervnculo"/>
                  <w:b/>
                  <w:sz w:val="20"/>
                  <w:szCs w:val="20"/>
                </w:rPr>
                <w:t>RS-100</w:t>
              </w:r>
            </w:hyperlink>
          </w:p>
        </w:tc>
        <w:tc>
          <w:tcPr>
            <w:tcW w:w="412" w:type="pct"/>
          </w:tcPr>
          <w:p w14:paraId="2E2F3759" w14:textId="6663B9C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46B2B3E" w14:textId="695D0E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E66E886" w14:textId="71C29719" w:rsidR="009E0EEB" w:rsidRPr="00FF435B" w:rsidRDefault="009E0EEB" w:rsidP="00BF61E2">
            <w:pPr>
              <w:spacing w:before="60" w:after="60"/>
              <w:jc w:val="center"/>
              <w:rPr>
                <w:sz w:val="20"/>
                <w:szCs w:val="20"/>
              </w:rPr>
            </w:pPr>
            <w:r>
              <w:rPr>
                <w:sz w:val="20"/>
                <w:szCs w:val="20"/>
              </w:rPr>
              <w:t>-</w:t>
            </w:r>
          </w:p>
        </w:tc>
        <w:tc>
          <w:tcPr>
            <w:tcW w:w="371" w:type="pct"/>
            <w:vAlign w:val="center"/>
          </w:tcPr>
          <w:p w14:paraId="4CF35850" w14:textId="258FB184" w:rsidR="009E0EEB" w:rsidRPr="00FF435B" w:rsidRDefault="009E0EEB" w:rsidP="00BF61E2">
            <w:pPr>
              <w:spacing w:before="60" w:after="60"/>
              <w:jc w:val="center"/>
              <w:rPr>
                <w:sz w:val="20"/>
                <w:szCs w:val="20"/>
              </w:rPr>
            </w:pPr>
            <w:r>
              <w:rPr>
                <w:sz w:val="20"/>
                <w:szCs w:val="20"/>
              </w:rPr>
              <w:t>-</w:t>
            </w:r>
          </w:p>
        </w:tc>
        <w:tc>
          <w:tcPr>
            <w:tcW w:w="371" w:type="pct"/>
            <w:vAlign w:val="center"/>
          </w:tcPr>
          <w:p w14:paraId="2E8FC3D0" w14:textId="0CF3BB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C57D8BB" w14:textId="77395CF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B4460D" w14:textId="188D806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CE7601B" w14:textId="5DB84ECF" w:rsidR="009E0EEB" w:rsidRPr="00FF435B" w:rsidRDefault="009E0EEB" w:rsidP="00BF61E2">
            <w:pPr>
              <w:spacing w:before="60" w:after="60"/>
              <w:jc w:val="center"/>
              <w:rPr>
                <w:sz w:val="20"/>
                <w:szCs w:val="20"/>
              </w:rPr>
            </w:pPr>
            <w:r>
              <w:rPr>
                <w:sz w:val="20"/>
                <w:szCs w:val="20"/>
              </w:rPr>
              <w:t>-</w:t>
            </w:r>
          </w:p>
        </w:tc>
        <w:tc>
          <w:tcPr>
            <w:tcW w:w="371" w:type="pct"/>
            <w:vAlign w:val="center"/>
          </w:tcPr>
          <w:p w14:paraId="235EA7AE" w14:textId="756DADB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5376B6" w14:textId="4DEA6520"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9FDD5F1" w14:textId="47DA05F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0576BD" w14:textId="1C70B693"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2C7E39A5" w14:textId="77777777" w:rsidTr="009E0EEB">
        <w:tc>
          <w:tcPr>
            <w:tcW w:w="506" w:type="pct"/>
            <w:vAlign w:val="center"/>
          </w:tcPr>
          <w:p w14:paraId="286F6A26" w14:textId="2A011223" w:rsidR="009E0EEB" w:rsidRDefault="00F25491" w:rsidP="00BF61E2">
            <w:pPr>
              <w:spacing w:before="60" w:after="60"/>
              <w:jc w:val="center"/>
              <w:rPr>
                <w:b/>
                <w:sz w:val="20"/>
                <w:szCs w:val="20"/>
              </w:rPr>
            </w:pPr>
            <w:hyperlink w:anchor="_RS-110_1" w:history="1">
              <w:r w:rsidR="009E0EEB" w:rsidRPr="00384D3F">
                <w:rPr>
                  <w:rStyle w:val="Hipervnculo"/>
                  <w:b/>
                  <w:sz w:val="20"/>
                  <w:szCs w:val="20"/>
                </w:rPr>
                <w:t>RS-110</w:t>
              </w:r>
            </w:hyperlink>
          </w:p>
        </w:tc>
        <w:tc>
          <w:tcPr>
            <w:tcW w:w="412" w:type="pct"/>
          </w:tcPr>
          <w:p w14:paraId="5547F8AA" w14:textId="1ADAD0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1B68D3" w14:textId="3203345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791430A" w14:textId="512B9E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C5AF0D" w14:textId="4BE28FB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CD94615" w14:textId="7D757F1F" w:rsidR="009E0EEB" w:rsidRPr="00FF435B" w:rsidRDefault="009E0EEB" w:rsidP="00BF61E2">
            <w:pPr>
              <w:spacing w:before="60" w:after="60"/>
              <w:jc w:val="center"/>
              <w:rPr>
                <w:sz w:val="20"/>
                <w:szCs w:val="20"/>
              </w:rPr>
            </w:pPr>
            <w:r>
              <w:rPr>
                <w:sz w:val="20"/>
                <w:szCs w:val="20"/>
              </w:rPr>
              <w:t>-</w:t>
            </w:r>
          </w:p>
        </w:tc>
        <w:tc>
          <w:tcPr>
            <w:tcW w:w="371" w:type="pct"/>
            <w:vAlign w:val="center"/>
          </w:tcPr>
          <w:p w14:paraId="366294F5" w14:textId="6EB1118D" w:rsidR="009E0EEB" w:rsidRPr="00FF435B" w:rsidRDefault="009E0EEB" w:rsidP="00BF61E2">
            <w:pPr>
              <w:spacing w:before="60" w:after="60"/>
              <w:jc w:val="center"/>
              <w:rPr>
                <w:sz w:val="20"/>
                <w:szCs w:val="20"/>
              </w:rPr>
            </w:pPr>
            <w:r>
              <w:rPr>
                <w:sz w:val="20"/>
                <w:szCs w:val="20"/>
              </w:rPr>
              <w:t>-</w:t>
            </w:r>
          </w:p>
        </w:tc>
        <w:tc>
          <w:tcPr>
            <w:tcW w:w="371" w:type="pct"/>
            <w:vAlign w:val="center"/>
          </w:tcPr>
          <w:p w14:paraId="0D6078E9" w14:textId="15184AE7" w:rsidR="009E0EEB" w:rsidRDefault="009E0EEB" w:rsidP="00BF61E2">
            <w:pPr>
              <w:spacing w:before="60" w:after="60"/>
              <w:jc w:val="center"/>
              <w:rPr>
                <w:sz w:val="20"/>
                <w:szCs w:val="20"/>
              </w:rPr>
            </w:pPr>
            <w:r>
              <w:rPr>
                <w:sz w:val="20"/>
                <w:szCs w:val="20"/>
              </w:rPr>
              <w:t>-</w:t>
            </w:r>
          </w:p>
        </w:tc>
        <w:tc>
          <w:tcPr>
            <w:tcW w:w="371" w:type="pct"/>
            <w:vAlign w:val="center"/>
          </w:tcPr>
          <w:p w14:paraId="3B6FD437" w14:textId="58F014F2" w:rsidR="009E0EEB" w:rsidRPr="00FF435B" w:rsidRDefault="009E0EEB" w:rsidP="00BF61E2">
            <w:pPr>
              <w:spacing w:before="60" w:after="60"/>
              <w:jc w:val="center"/>
              <w:rPr>
                <w:sz w:val="20"/>
                <w:szCs w:val="20"/>
              </w:rPr>
            </w:pPr>
            <w:r>
              <w:rPr>
                <w:sz w:val="20"/>
                <w:szCs w:val="20"/>
              </w:rPr>
              <w:t>-</w:t>
            </w:r>
          </w:p>
        </w:tc>
        <w:tc>
          <w:tcPr>
            <w:tcW w:w="371" w:type="pct"/>
            <w:vAlign w:val="center"/>
          </w:tcPr>
          <w:p w14:paraId="4C2D0DBC" w14:textId="0BAE04C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774B145" w14:textId="6CCE82D3"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2C1AB50" w14:textId="77A54CF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AD5F0A7" w14:textId="2B18DD3A"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3D1F71D3" w14:textId="77777777" w:rsidTr="009E0EEB">
        <w:tc>
          <w:tcPr>
            <w:tcW w:w="506" w:type="pct"/>
            <w:vAlign w:val="center"/>
          </w:tcPr>
          <w:p w14:paraId="691E306D" w14:textId="5F085DAF" w:rsidR="009E0EEB" w:rsidRDefault="00F25491" w:rsidP="00BF61E2">
            <w:pPr>
              <w:spacing w:before="60" w:after="60"/>
              <w:jc w:val="center"/>
              <w:rPr>
                <w:b/>
                <w:sz w:val="20"/>
                <w:szCs w:val="20"/>
              </w:rPr>
            </w:pPr>
            <w:hyperlink w:anchor="_RS-120_1" w:history="1">
              <w:r w:rsidR="009E0EEB" w:rsidRPr="00384D3F">
                <w:rPr>
                  <w:rStyle w:val="Hipervnculo"/>
                  <w:b/>
                  <w:sz w:val="20"/>
                  <w:szCs w:val="20"/>
                </w:rPr>
                <w:t>RS-120</w:t>
              </w:r>
            </w:hyperlink>
          </w:p>
        </w:tc>
        <w:tc>
          <w:tcPr>
            <w:tcW w:w="412" w:type="pct"/>
          </w:tcPr>
          <w:p w14:paraId="4634BD09" w14:textId="5786235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044CA46" w14:textId="3FFB2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A10CEA0" w14:textId="116BAD07" w:rsidR="009E0EEB" w:rsidRPr="00FF435B" w:rsidRDefault="009E0EEB" w:rsidP="00BF61E2">
            <w:pPr>
              <w:spacing w:before="60" w:after="60"/>
              <w:jc w:val="center"/>
              <w:rPr>
                <w:sz w:val="20"/>
                <w:szCs w:val="20"/>
              </w:rPr>
            </w:pPr>
            <w:r>
              <w:rPr>
                <w:sz w:val="20"/>
                <w:szCs w:val="20"/>
              </w:rPr>
              <w:t>-</w:t>
            </w:r>
          </w:p>
        </w:tc>
        <w:tc>
          <w:tcPr>
            <w:tcW w:w="371" w:type="pct"/>
            <w:vAlign w:val="center"/>
          </w:tcPr>
          <w:p w14:paraId="11D398E2" w14:textId="6DD2B14A" w:rsidR="009E0EEB" w:rsidRPr="00FF435B" w:rsidRDefault="009E0EEB" w:rsidP="00BF61E2">
            <w:pPr>
              <w:spacing w:before="60" w:after="60"/>
              <w:jc w:val="center"/>
              <w:rPr>
                <w:sz w:val="20"/>
                <w:szCs w:val="20"/>
              </w:rPr>
            </w:pPr>
            <w:r>
              <w:rPr>
                <w:sz w:val="20"/>
                <w:szCs w:val="20"/>
              </w:rPr>
              <w:t>-</w:t>
            </w:r>
          </w:p>
        </w:tc>
        <w:tc>
          <w:tcPr>
            <w:tcW w:w="371" w:type="pct"/>
            <w:vAlign w:val="center"/>
          </w:tcPr>
          <w:p w14:paraId="7D9CD7E3" w14:textId="1F9ABD1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130BBD" w14:textId="19FB3E8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11C12EC" w14:textId="103DD92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A78217" w14:textId="490B49D4" w:rsidR="009E0EEB" w:rsidRPr="00FF435B" w:rsidRDefault="009E0EEB" w:rsidP="00BF61E2">
            <w:pPr>
              <w:spacing w:before="60" w:after="60"/>
              <w:jc w:val="center"/>
              <w:rPr>
                <w:sz w:val="20"/>
                <w:szCs w:val="20"/>
              </w:rPr>
            </w:pPr>
            <w:r>
              <w:rPr>
                <w:sz w:val="20"/>
                <w:szCs w:val="20"/>
              </w:rPr>
              <w:t>-</w:t>
            </w:r>
          </w:p>
        </w:tc>
        <w:tc>
          <w:tcPr>
            <w:tcW w:w="371" w:type="pct"/>
            <w:vAlign w:val="center"/>
          </w:tcPr>
          <w:p w14:paraId="7F3685E4" w14:textId="2DFACC5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BB7E5A" w14:textId="497DBC1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8EB2CB8" w14:textId="1B8689AE"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1F6982" w14:textId="73EBB9E8"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1E325FDE" w14:textId="77777777" w:rsidTr="009E0EEB">
        <w:tc>
          <w:tcPr>
            <w:tcW w:w="506" w:type="pct"/>
            <w:vAlign w:val="center"/>
          </w:tcPr>
          <w:p w14:paraId="6AB854C2" w14:textId="7DA00680" w:rsidR="009E0EEB" w:rsidRDefault="00F25491" w:rsidP="00BF61E2">
            <w:pPr>
              <w:spacing w:before="60" w:after="60"/>
              <w:jc w:val="center"/>
              <w:rPr>
                <w:b/>
                <w:sz w:val="20"/>
                <w:szCs w:val="20"/>
              </w:rPr>
            </w:pPr>
            <w:hyperlink w:anchor="_RS-110" w:history="1">
              <w:r w:rsidR="009E0EEB" w:rsidRPr="00384D3F">
                <w:rPr>
                  <w:rStyle w:val="Hipervnculo"/>
                  <w:b/>
                  <w:sz w:val="20"/>
                  <w:szCs w:val="20"/>
                </w:rPr>
                <w:t>RS-130</w:t>
              </w:r>
            </w:hyperlink>
          </w:p>
        </w:tc>
        <w:tc>
          <w:tcPr>
            <w:tcW w:w="412" w:type="pct"/>
          </w:tcPr>
          <w:p w14:paraId="3C987F9A" w14:textId="5006D4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164185A" w14:textId="204030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80713A1" w14:textId="6AD99E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88E6A7" w14:textId="4AA3E74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053C01" w14:textId="0E5462A3" w:rsidR="009E0EEB" w:rsidRPr="00FF435B" w:rsidRDefault="009E0EEB" w:rsidP="00BF61E2">
            <w:pPr>
              <w:spacing w:before="60" w:after="60"/>
              <w:jc w:val="center"/>
              <w:rPr>
                <w:sz w:val="20"/>
                <w:szCs w:val="20"/>
              </w:rPr>
            </w:pPr>
            <w:r>
              <w:rPr>
                <w:sz w:val="20"/>
                <w:szCs w:val="20"/>
              </w:rPr>
              <w:t>-</w:t>
            </w:r>
          </w:p>
        </w:tc>
        <w:tc>
          <w:tcPr>
            <w:tcW w:w="371" w:type="pct"/>
            <w:vAlign w:val="center"/>
          </w:tcPr>
          <w:p w14:paraId="38DBDA11" w14:textId="569B18C3" w:rsidR="009E0EEB" w:rsidRPr="00FF435B" w:rsidRDefault="009E0EEB" w:rsidP="00BF61E2">
            <w:pPr>
              <w:spacing w:before="60" w:after="60"/>
              <w:jc w:val="center"/>
              <w:rPr>
                <w:sz w:val="20"/>
                <w:szCs w:val="20"/>
              </w:rPr>
            </w:pPr>
            <w:r>
              <w:rPr>
                <w:sz w:val="20"/>
                <w:szCs w:val="20"/>
              </w:rPr>
              <w:t>-</w:t>
            </w:r>
          </w:p>
        </w:tc>
        <w:tc>
          <w:tcPr>
            <w:tcW w:w="371" w:type="pct"/>
            <w:vAlign w:val="center"/>
          </w:tcPr>
          <w:p w14:paraId="78A0E788" w14:textId="6A805650" w:rsidR="009E0EEB" w:rsidRPr="00947A78" w:rsidRDefault="009E0EEB" w:rsidP="00BF61E2">
            <w:pPr>
              <w:spacing w:before="60" w:after="60"/>
              <w:jc w:val="center"/>
              <w:rPr>
                <w:sz w:val="20"/>
                <w:szCs w:val="20"/>
              </w:rPr>
            </w:pPr>
            <w:r>
              <w:rPr>
                <w:sz w:val="20"/>
                <w:szCs w:val="20"/>
              </w:rPr>
              <w:t>-</w:t>
            </w:r>
          </w:p>
        </w:tc>
        <w:tc>
          <w:tcPr>
            <w:tcW w:w="371" w:type="pct"/>
            <w:vAlign w:val="center"/>
          </w:tcPr>
          <w:p w14:paraId="534B43C5" w14:textId="3D0EB77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3CA91" w14:textId="49618348" w:rsidR="009E0EEB" w:rsidRPr="00FF435B" w:rsidRDefault="009E0EEB" w:rsidP="00BF61E2">
            <w:pPr>
              <w:spacing w:before="60" w:after="60"/>
              <w:jc w:val="center"/>
              <w:rPr>
                <w:sz w:val="20"/>
                <w:szCs w:val="20"/>
              </w:rPr>
            </w:pPr>
            <w:r>
              <w:rPr>
                <w:sz w:val="20"/>
                <w:szCs w:val="20"/>
              </w:rPr>
              <w:t>-</w:t>
            </w:r>
          </w:p>
        </w:tc>
        <w:tc>
          <w:tcPr>
            <w:tcW w:w="371" w:type="pct"/>
            <w:vAlign w:val="center"/>
          </w:tcPr>
          <w:p w14:paraId="3A2EC2AA" w14:textId="092E673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2EEED11F" w14:textId="0D3200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D9522E" w14:textId="51B24C63" w:rsidR="009E0EEB" w:rsidRPr="00FF435B" w:rsidRDefault="009E0EEB" w:rsidP="00BF61E2">
            <w:pPr>
              <w:keepNext/>
              <w:spacing w:before="60" w:after="60"/>
              <w:jc w:val="center"/>
              <w:rPr>
                <w:sz w:val="20"/>
                <w:szCs w:val="20"/>
              </w:rPr>
            </w:pPr>
            <w:r>
              <w:rPr>
                <w:sz w:val="20"/>
                <w:szCs w:val="20"/>
              </w:rPr>
              <w:t>-</w:t>
            </w:r>
          </w:p>
        </w:tc>
      </w:tr>
      <w:tr w:rsidR="009E0EEB" w:rsidRPr="00FF435B" w14:paraId="53BFC3D4" w14:textId="77777777" w:rsidTr="009E0EEB">
        <w:tc>
          <w:tcPr>
            <w:tcW w:w="506" w:type="pct"/>
            <w:vAlign w:val="center"/>
          </w:tcPr>
          <w:p w14:paraId="6C9F91FD" w14:textId="5C38707E" w:rsidR="009E0EEB" w:rsidRDefault="00F25491" w:rsidP="009E0EEB">
            <w:pPr>
              <w:spacing w:before="60" w:after="60"/>
              <w:jc w:val="center"/>
              <w:rPr>
                <w:b/>
                <w:sz w:val="20"/>
                <w:szCs w:val="20"/>
              </w:rPr>
            </w:pPr>
            <w:hyperlink w:anchor="_RS-180" w:history="1">
              <w:r w:rsidR="009E0EEB" w:rsidRPr="00384D3F">
                <w:rPr>
                  <w:rStyle w:val="Hipervnculo"/>
                  <w:b/>
                  <w:sz w:val="20"/>
                  <w:szCs w:val="20"/>
                </w:rPr>
                <w:t>RS-140</w:t>
              </w:r>
            </w:hyperlink>
          </w:p>
        </w:tc>
        <w:tc>
          <w:tcPr>
            <w:tcW w:w="412" w:type="pct"/>
          </w:tcPr>
          <w:p w14:paraId="40B081E8" w14:textId="311394D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E7489CE" w14:textId="59931B90"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7D78C95" w14:textId="39B33C46" w:rsidR="009E0EEB" w:rsidRPr="00FF435B" w:rsidRDefault="009E0EEB" w:rsidP="009E0EEB">
            <w:pPr>
              <w:spacing w:before="60" w:after="60"/>
              <w:jc w:val="center"/>
              <w:rPr>
                <w:sz w:val="20"/>
                <w:szCs w:val="20"/>
              </w:rPr>
            </w:pPr>
            <w:r>
              <w:rPr>
                <w:sz w:val="20"/>
                <w:szCs w:val="20"/>
              </w:rPr>
              <w:t>-</w:t>
            </w:r>
          </w:p>
        </w:tc>
        <w:tc>
          <w:tcPr>
            <w:tcW w:w="371" w:type="pct"/>
            <w:vAlign w:val="center"/>
          </w:tcPr>
          <w:p w14:paraId="53392DC8" w14:textId="0B3686CD" w:rsidR="009E0EEB" w:rsidRPr="00FF435B" w:rsidRDefault="009E0EEB" w:rsidP="009E0EEB">
            <w:pPr>
              <w:spacing w:before="60" w:after="60"/>
              <w:jc w:val="center"/>
              <w:rPr>
                <w:sz w:val="20"/>
                <w:szCs w:val="20"/>
              </w:rPr>
            </w:pPr>
            <w:r>
              <w:rPr>
                <w:sz w:val="20"/>
                <w:szCs w:val="20"/>
              </w:rPr>
              <w:t>-</w:t>
            </w:r>
          </w:p>
        </w:tc>
        <w:tc>
          <w:tcPr>
            <w:tcW w:w="371" w:type="pct"/>
            <w:vAlign w:val="center"/>
          </w:tcPr>
          <w:p w14:paraId="539E42F2" w14:textId="5658CDC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97B3054" w14:textId="1711C88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19C903F" w14:textId="1F33C514"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03A5CB2" w14:textId="4FDF390D"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A02FC9E" w14:textId="3CF64C4E" w:rsidR="009E0EEB" w:rsidRPr="00FF435B" w:rsidRDefault="009E0EEB" w:rsidP="009E0EEB">
            <w:pPr>
              <w:spacing w:before="60" w:after="60"/>
              <w:jc w:val="center"/>
              <w:rPr>
                <w:sz w:val="20"/>
                <w:szCs w:val="20"/>
              </w:rPr>
            </w:pPr>
            <w:r>
              <w:rPr>
                <w:sz w:val="20"/>
                <w:szCs w:val="20"/>
              </w:rPr>
              <w:t>-</w:t>
            </w:r>
          </w:p>
        </w:tc>
        <w:tc>
          <w:tcPr>
            <w:tcW w:w="371" w:type="pct"/>
            <w:vAlign w:val="center"/>
          </w:tcPr>
          <w:p w14:paraId="1FA21F14" w14:textId="54397B4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98F0866" w14:textId="524CCD62"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F420B7E" w14:textId="402943A3" w:rsidR="009E0EEB" w:rsidRPr="00FF435B" w:rsidRDefault="009E0EEB" w:rsidP="009E0EEB">
            <w:pPr>
              <w:keepNext/>
              <w:spacing w:before="60" w:after="60"/>
              <w:jc w:val="center"/>
              <w:rPr>
                <w:sz w:val="20"/>
                <w:szCs w:val="20"/>
              </w:rPr>
            </w:pPr>
            <w:r>
              <w:rPr>
                <w:sz w:val="20"/>
                <w:szCs w:val="20"/>
              </w:rPr>
              <w:t>-</w:t>
            </w:r>
          </w:p>
        </w:tc>
      </w:tr>
      <w:tr w:rsidR="009E0EEB" w:rsidRPr="00FF435B" w14:paraId="78FA2176" w14:textId="77777777" w:rsidTr="009E0EEB">
        <w:tc>
          <w:tcPr>
            <w:tcW w:w="506" w:type="pct"/>
            <w:vAlign w:val="center"/>
          </w:tcPr>
          <w:p w14:paraId="4806F664" w14:textId="03291380" w:rsidR="009E0EEB" w:rsidRDefault="00F25491" w:rsidP="00BF61E2">
            <w:pPr>
              <w:spacing w:before="60" w:after="60"/>
              <w:jc w:val="center"/>
              <w:rPr>
                <w:b/>
                <w:sz w:val="20"/>
                <w:szCs w:val="20"/>
              </w:rPr>
            </w:pPr>
            <w:hyperlink w:anchor="_RS-150" w:history="1">
              <w:r w:rsidR="009E0EEB" w:rsidRPr="00384D3F">
                <w:rPr>
                  <w:rStyle w:val="Hipervnculo"/>
                  <w:b/>
                  <w:sz w:val="20"/>
                  <w:szCs w:val="20"/>
                </w:rPr>
                <w:t>RS-150</w:t>
              </w:r>
            </w:hyperlink>
          </w:p>
        </w:tc>
        <w:tc>
          <w:tcPr>
            <w:tcW w:w="412" w:type="pct"/>
          </w:tcPr>
          <w:p w14:paraId="4E273A16" w14:textId="57428BA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1EC3D13" w14:textId="7B953FB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EEFEEFF" w14:textId="2C1C103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B09876" w14:textId="462215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2D5A907" w14:textId="27DBE8FF" w:rsidR="009E0EEB" w:rsidRPr="00FF435B" w:rsidRDefault="009E0EEB" w:rsidP="00BF61E2">
            <w:pPr>
              <w:spacing w:before="60" w:after="60"/>
              <w:jc w:val="center"/>
              <w:rPr>
                <w:sz w:val="20"/>
                <w:szCs w:val="20"/>
              </w:rPr>
            </w:pPr>
            <w:r>
              <w:rPr>
                <w:sz w:val="20"/>
                <w:szCs w:val="20"/>
              </w:rPr>
              <w:t>-</w:t>
            </w:r>
          </w:p>
        </w:tc>
        <w:tc>
          <w:tcPr>
            <w:tcW w:w="371" w:type="pct"/>
            <w:vAlign w:val="center"/>
          </w:tcPr>
          <w:p w14:paraId="39C25A4B" w14:textId="2045EAA3" w:rsidR="009E0EEB" w:rsidRPr="00FF435B" w:rsidRDefault="009E0EEB" w:rsidP="00BF61E2">
            <w:pPr>
              <w:spacing w:before="60" w:after="60"/>
              <w:jc w:val="center"/>
              <w:rPr>
                <w:sz w:val="20"/>
                <w:szCs w:val="20"/>
              </w:rPr>
            </w:pPr>
            <w:r>
              <w:rPr>
                <w:sz w:val="20"/>
                <w:szCs w:val="20"/>
              </w:rPr>
              <w:t>-</w:t>
            </w:r>
          </w:p>
        </w:tc>
        <w:tc>
          <w:tcPr>
            <w:tcW w:w="371" w:type="pct"/>
            <w:vAlign w:val="center"/>
          </w:tcPr>
          <w:p w14:paraId="4DB6A981" w14:textId="2DCA161B" w:rsidR="009E0EEB" w:rsidRDefault="009E0EEB" w:rsidP="00BF61E2">
            <w:pPr>
              <w:spacing w:before="60" w:after="60"/>
              <w:jc w:val="center"/>
              <w:rPr>
                <w:sz w:val="20"/>
                <w:szCs w:val="20"/>
              </w:rPr>
            </w:pPr>
            <w:r>
              <w:rPr>
                <w:sz w:val="20"/>
                <w:szCs w:val="20"/>
              </w:rPr>
              <w:t>-</w:t>
            </w:r>
          </w:p>
        </w:tc>
        <w:tc>
          <w:tcPr>
            <w:tcW w:w="371" w:type="pct"/>
            <w:vAlign w:val="center"/>
          </w:tcPr>
          <w:p w14:paraId="01E36711" w14:textId="2E56A9A3" w:rsidR="009E0EEB" w:rsidRPr="00FF435B" w:rsidRDefault="009E0EEB" w:rsidP="00BF61E2">
            <w:pPr>
              <w:spacing w:before="60" w:after="60"/>
              <w:jc w:val="center"/>
              <w:rPr>
                <w:sz w:val="20"/>
                <w:szCs w:val="20"/>
              </w:rPr>
            </w:pPr>
            <w:r>
              <w:rPr>
                <w:sz w:val="20"/>
                <w:szCs w:val="20"/>
              </w:rPr>
              <w:t>-</w:t>
            </w:r>
          </w:p>
        </w:tc>
        <w:tc>
          <w:tcPr>
            <w:tcW w:w="371" w:type="pct"/>
            <w:vAlign w:val="center"/>
          </w:tcPr>
          <w:p w14:paraId="0BF59CDE" w14:textId="7C9543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88FB223" w14:textId="3C3BEACD"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BB1D01B" w14:textId="67701B7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F897FD7" w14:textId="0A149D9C" w:rsidR="009E0EEB" w:rsidRPr="00FF435B" w:rsidRDefault="009E0EEB" w:rsidP="00BF61E2">
            <w:pPr>
              <w:keepNext/>
              <w:spacing w:before="60" w:after="60"/>
              <w:jc w:val="center"/>
              <w:rPr>
                <w:sz w:val="20"/>
                <w:szCs w:val="20"/>
              </w:rPr>
            </w:pPr>
            <w:r>
              <w:rPr>
                <w:sz w:val="20"/>
                <w:szCs w:val="20"/>
              </w:rPr>
              <w:t>-</w:t>
            </w:r>
          </w:p>
        </w:tc>
      </w:tr>
      <w:tr w:rsidR="009E0EEB" w:rsidRPr="00FF435B" w14:paraId="1B0280DE" w14:textId="77777777" w:rsidTr="009E0EEB">
        <w:tc>
          <w:tcPr>
            <w:tcW w:w="506" w:type="pct"/>
            <w:vAlign w:val="center"/>
          </w:tcPr>
          <w:p w14:paraId="595A8EC7" w14:textId="4D921573" w:rsidR="009E0EEB" w:rsidRDefault="00F25491" w:rsidP="00BF61E2">
            <w:pPr>
              <w:spacing w:before="60" w:after="60"/>
              <w:jc w:val="center"/>
              <w:rPr>
                <w:b/>
                <w:sz w:val="20"/>
                <w:szCs w:val="20"/>
              </w:rPr>
            </w:pPr>
            <w:hyperlink w:anchor="_RS-160" w:history="1">
              <w:r w:rsidR="009E0EEB" w:rsidRPr="00384D3F">
                <w:rPr>
                  <w:rStyle w:val="Hipervnculo"/>
                  <w:b/>
                  <w:sz w:val="20"/>
                  <w:szCs w:val="20"/>
                </w:rPr>
                <w:t>RS-160</w:t>
              </w:r>
            </w:hyperlink>
          </w:p>
        </w:tc>
        <w:tc>
          <w:tcPr>
            <w:tcW w:w="412" w:type="pct"/>
          </w:tcPr>
          <w:p w14:paraId="02245D09" w14:textId="2EF41CF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811D598" w14:textId="27B98E7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3C1251" w14:textId="4BA7C096" w:rsidR="009E0EEB" w:rsidRPr="00FF435B" w:rsidRDefault="009E0EEB" w:rsidP="00BF61E2">
            <w:pPr>
              <w:spacing w:before="60" w:after="60"/>
              <w:jc w:val="center"/>
              <w:rPr>
                <w:sz w:val="20"/>
                <w:szCs w:val="20"/>
              </w:rPr>
            </w:pPr>
            <w:r>
              <w:rPr>
                <w:sz w:val="20"/>
                <w:szCs w:val="20"/>
              </w:rPr>
              <w:t>-</w:t>
            </w:r>
          </w:p>
        </w:tc>
        <w:tc>
          <w:tcPr>
            <w:tcW w:w="371" w:type="pct"/>
            <w:vAlign w:val="center"/>
          </w:tcPr>
          <w:p w14:paraId="6E97A60F" w14:textId="72E1649B" w:rsidR="009E0EEB" w:rsidRPr="00FF435B" w:rsidRDefault="009E0EEB" w:rsidP="00BF61E2">
            <w:pPr>
              <w:spacing w:before="60" w:after="60"/>
              <w:jc w:val="center"/>
              <w:rPr>
                <w:sz w:val="20"/>
                <w:szCs w:val="20"/>
              </w:rPr>
            </w:pPr>
            <w:r>
              <w:rPr>
                <w:sz w:val="20"/>
                <w:szCs w:val="20"/>
              </w:rPr>
              <w:t>-</w:t>
            </w:r>
          </w:p>
        </w:tc>
        <w:tc>
          <w:tcPr>
            <w:tcW w:w="371" w:type="pct"/>
            <w:vAlign w:val="center"/>
          </w:tcPr>
          <w:p w14:paraId="4ACA785F" w14:textId="3A8648F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478B624" w14:textId="354726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65FE996" w14:textId="334874A4"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0EE82A" w14:textId="7391AB27" w:rsidR="009E0EEB" w:rsidRPr="00FF435B" w:rsidRDefault="009E0EEB" w:rsidP="00BF61E2">
            <w:pPr>
              <w:spacing w:before="60" w:after="60"/>
              <w:jc w:val="center"/>
              <w:rPr>
                <w:sz w:val="20"/>
                <w:szCs w:val="20"/>
              </w:rPr>
            </w:pPr>
            <w:r>
              <w:rPr>
                <w:sz w:val="20"/>
                <w:szCs w:val="20"/>
              </w:rPr>
              <w:t>-</w:t>
            </w:r>
          </w:p>
        </w:tc>
        <w:tc>
          <w:tcPr>
            <w:tcW w:w="371" w:type="pct"/>
            <w:vAlign w:val="center"/>
          </w:tcPr>
          <w:p w14:paraId="07ED8873" w14:textId="054AAE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985A8D" w14:textId="61AB8C4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5D6A498" w14:textId="52DA8F8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6753F19" w14:textId="53EF1188" w:rsidR="009E0EEB" w:rsidRPr="00FF435B" w:rsidRDefault="009E0EEB" w:rsidP="00BF61E2">
            <w:pPr>
              <w:keepNext/>
              <w:spacing w:before="60" w:after="60"/>
              <w:jc w:val="center"/>
              <w:rPr>
                <w:sz w:val="20"/>
                <w:szCs w:val="20"/>
              </w:rPr>
            </w:pPr>
            <w:r>
              <w:rPr>
                <w:sz w:val="20"/>
                <w:szCs w:val="20"/>
              </w:rPr>
              <w:t>-</w:t>
            </w:r>
          </w:p>
        </w:tc>
      </w:tr>
      <w:tr w:rsidR="009E0EEB" w:rsidRPr="00FF435B" w14:paraId="15EFD5DD" w14:textId="77777777" w:rsidTr="009E0EEB">
        <w:tc>
          <w:tcPr>
            <w:tcW w:w="506" w:type="pct"/>
            <w:vAlign w:val="center"/>
          </w:tcPr>
          <w:p w14:paraId="4E6EE41A" w14:textId="33DF34C8" w:rsidR="009E0EEB" w:rsidRDefault="00F25491" w:rsidP="00BF61E2">
            <w:pPr>
              <w:spacing w:before="60" w:after="60"/>
              <w:jc w:val="center"/>
              <w:rPr>
                <w:b/>
                <w:sz w:val="20"/>
                <w:szCs w:val="20"/>
              </w:rPr>
            </w:pPr>
            <w:hyperlink w:anchor="_RS-170_1" w:history="1">
              <w:r w:rsidR="009E0EEB" w:rsidRPr="002B1E29">
                <w:rPr>
                  <w:rStyle w:val="Hipervnculo"/>
                  <w:b/>
                  <w:sz w:val="20"/>
                  <w:szCs w:val="20"/>
                </w:rPr>
                <w:t>RS-170</w:t>
              </w:r>
            </w:hyperlink>
          </w:p>
        </w:tc>
        <w:tc>
          <w:tcPr>
            <w:tcW w:w="412" w:type="pct"/>
          </w:tcPr>
          <w:p w14:paraId="0F31A858" w14:textId="660842B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F13E4D9" w14:textId="149A6BC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93F5178" w14:textId="7D941ED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252D27" w14:textId="73B6EA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4212BA" w14:textId="4CAA0CC3" w:rsidR="009E0EEB" w:rsidRPr="00FF435B" w:rsidRDefault="009E0EEB" w:rsidP="00BF61E2">
            <w:pPr>
              <w:spacing w:before="60" w:after="60"/>
              <w:jc w:val="center"/>
              <w:rPr>
                <w:sz w:val="20"/>
                <w:szCs w:val="20"/>
              </w:rPr>
            </w:pPr>
            <w:r>
              <w:rPr>
                <w:sz w:val="20"/>
                <w:szCs w:val="20"/>
              </w:rPr>
              <w:t>-</w:t>
            </w:r>
          </w:p>
        </w:tc>
        <w:tc>
          <w:tcPr>
            <w:tcW w:w="371" w:type="pct"/>
            <w:vAlign w:val="center"/>
          </w:tcPr>
          <w:p w14:paraId="4FD53014" w14:textId="05A30B1F" w:rsidR="009E0EEB" w:rsidRPr="00FF435B" w:rsidRDefault="009E0EEB" w:rsidP="00BF61E2">
            <w:pPr>
              <w:spacing w:before="60" w:after="60"/>
              <w:jc w:val="center"/>
              <w:rPr>
                <w:sz w:val="20"/>
                <w:szCs w:val="20"/>
              </w:rPr>
            </w:pPr>
            <w:r>
              <w:rPr>
                <w:sz w:val="20"/>
                <w:szCs w:val="20"/>
              </w:rPr>
              <w:t>-</w:t>
            </w:r>
          </w:p>
        </w:tc>
        <w:tc>
          <w:tcPr>
            <w:tcW w:w="371" w:type="pct"/>
            <w:vAlign w:val="center"/>
          </w:tcPr>
          <w:p w14:paraId="0916AD75" w14:textId="2F6DC5E4" w:rsidR="009E0EEB" w:rsidRDefault="009E0EEB" w:rsidP="00BF61E2">
            <w:pPr>
              <w:spacing w:before="60" w:after="60"/>
              <w:jc w:val="center"/>
              <w:rPr>
                <w:sz w:val="20"/>
                <w:szCs w:val="20"/>
              </w:rPr>
            </w:pPr>
            <w:r>
              <w:rPr>
                <w:sz w:val="20"/>
                <w:szCs w:val="20"/>
              </w:rPr>
              <w:t>-</w:t>
            </w:r>
          </w:p>
        </w:tc>
        <w:tc>
          <w:tcPr>
            <w:tcW w:w="371" w:type="pct"/>
            <w:vAlign w:val="center"/>
          </w:tcPr>
          <w:p w14:paraId="2C6B4787" w14:textId="1890E10F" w:rsidR="009E0EEB" w:rsidRPr="00FF435B" w:rsidRDefault="009E0EEB" w:rsidP="00BF61E2">
            <w:pPr>
              <w:spacing w:before="60" w:after="60"/>
              <w:jc w:val="center"/>
              <w:rPr>
                <w:sz w:val="20"/>
                <w:szCs w:val="20"/>
              </w:rPr>
            </w:pPr>
            <w:r>
              <w:rPr>
                <w:sz w:val="20"/>
                <w:szCs w:val="20"/>
              </w:rPr>
              <w:t>-</w:t>
            </w:r>
          </w:p>
        </w:tc>
        <w:tc>
          <w:tcPr>
            <w:tcW w:w="371" w:type="pct"/>
            <w:vAlign w:val="center"/>
          </w:tcPr>
          <w:p w14:paraId="2AA3C057" w14:textId="1D158F9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7168938" w14:textId="288198C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69B0B59" w14:textId="46D2CF0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50F45A6" w14:textId="15808086" w:rsidR="009E0EEB" w:rsidRPr="00FF435B" w:rsidRDefault="009E0EEB" w:rsidP="00BF61E2">
            <w:pPr>
              <w:keepNext/>
              <w:spacing w:before="60" w:after="60"/>
              <w:jc w:val="center"/>
              <w:rPr>
                <w:sz w:val="20"/>
                <w:szCs w:val="20"/>
              </w:rPr>
            </w:pPr>
            <w:r>
              <w:rPr>
                <w:sz w:val="20"/>
                <w:szCs w:val="20"/>
              </w:rPr>
              <w:t>-</w:t>
            </w:r>
          </w:p>
        </w:tc>
      </w:tr>
      <w:tr w:rsidR="009E0EEB" w:rsidRPr="00FF435B" w14:paraId="79A9F824" w14:textId="77777777" w:rsidTr="009E0EEB">
        <w:tc>
          <w:tcPr>
            <w:tcW w:w="506" w:type="pct"/>
            <w:vAlign w:val="center"/>
          </w:tcPr>
          <w:p w14:paraId="2C1AA553" w14:textId="16C57A88" w:rsidR="009E0EEB" w:rsidRDefault="00F25491" w:rsidP="00BF61E2">
            <w:pPr>
              <w:spacing w:before="60" w:after="60"/>
              <w:jc w:val="center"/>
              <w:rPr>
                <w:b/>
                <w:sz w:val="20"/>
                <w:szCs w:val="20"/>
              </w:rPr>
            </w:pPr>
            <w:hyperlink w:anchor="_RS-180_1" w:history="1">
              <w:r w:rsidR="009E0EEB" w:rsidRPr="002B1E29">
                <w:rPr>
                  <w:rStyle w:val="Hipervnculo"/>
                  <w:b/>
                  <w:sz w:val="20"/>
                  <w:szCs w:val="20"/>
                </w:rPr>
                <w:t>RS-180</w:t>
              </w:r>
            </w:hyperlink>
          </w:p>
        </w:tc>
        <w:tc>
          <w:tcPr>
            <w:tcW w:w="412" w:type="pct"/>
          </w:tcPr>
          <w:p w14:paraId="154538BF" w14:textId="65F5350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B9EB7D4" w14:textId="03258C4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FEFB96" w14:textId="366F4072" w:rsidR="009E0EEB" w:rsidRPr="00FF435B" w:rsidRDefault="009E0EEB" w:rsidP="00BF61E2">
            <w:pPr>
              <w:spacing w:before="60" w:after="60"/>
              <w:jc w:val="center"/>
              <w:rPr>
                <w:sz w:val="20"/>
                <w:szCs w:val="20"/>
              </w:rPr>
            </w:pPr>
            <w:r>
              <w:rPr>
                <w:sz w:val="20"/>
                <w:szCs w:val="20"/>
              </w:rPr>
              <w:t>-</w:t>
            </w:r>
          </w:p>
        </w:tc>
        <w:tc>
          <w:tcPr>
            <w:tcW w:w="371" w:type="pct"/>
            <w:vAlign w:val="center"/>
          </w:tcPr>
          <w:p w14:paraId="7B066C7A" w14:textId="09C2F69B" w:rsidR="009E0EEB" w:rsidRPr="00FF435B" w:rsidRDefault="009E0EEB" w:rsidP="00BF61E2">
            <w:pPr>
              <w:spacing w:before="60" w:after="60"/>
              <w:jc w:val="center"/>
              <w:rPr>
                <w:sz w:val="20"/>
                <w:szCs w:val="20"/>
              </w:rPr>
            </w:pPr>
            <w:r>
              <w:rPr>
                <w:sz w:val="20"/>
                <w:szCs w:val="20"/>
              </w:rPr>
              <w:t>-</w:t>
            </w:r>
          </w:p>
        </w:tc>
        <w:tc>
          <w:tcPr>
            <w:tcW w:w="371" w:type="pct"/>
            <w:vAlign w:val="center"/>
          </w:tcPr>
          <w:p w14:paraId="407C6CFF" w14:textId="32B8774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6E430A" w14:textId="5AEE630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4460090" w14:textId="448428B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5428C71" w14:textId="46090D0A" w:rsidR="009E0EEB" w:rsidRPr="00FF435B" w:rsidRDefault="009E0EEB" w:rsidP="00BF61E2">
            <w:pPr>
              <w:spacing w:before="60" w:after="60"/>
              <w:jc w:val="center"/>
              <w:rPr>
                <w:sz w:val="20"/>
                <w:szCs w:val="20"/>
              </w:rPr>
            </w:pPr>
            <w:r>
              <w:rPr>
                <w:sz w:val="20"/>
                <w:szCs w:val="20"/>
              </w:rPr>
              <w:t>-</w:t>
            </w:r>
          </w:p>
        </w:tc>
        <w:tc>
          <w:tcPr>
            <w:tcW w:w="371" w:type="pct"/>
            <w:vAlign w:val="center"/>
          </w:tcPr>
          <w:p w14:paraId="25129BF0" w14:textId="5F315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5F50FEA" w14:textId="0ECF6E9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5707A05" w14:textId="205D2B8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705EEE1" w14:textId="7DCF60A7" w:rsidR="009E0EEB" w:rsidRPr="00FF435B" w:rsidRDefault="009E0EEB" w:rsidP="00BF61E2">
            <w:pPr>
              <w:keepNext/>
              <w:spacing w:before="60" w:after="60"/>
              <w:jc w:val="center"/>
              <w:rPr>
                <w:sz w:val="20"/>
                <w:szCs w:val="20"/>
              </w:rPr>
            </w:pPr>
            <w:r>
              <w:rPr>
                <w:sz w:val="20"/>
                <w:szCs w:val="20"/>
              </w:rPr>
              <w:t>-</w:t>
            </w:r>
          </w:p>
        </w:tc>
      </w:tr>
      <w:tr w:rsidR="009E0EEB" w:rsidRPr="00FF435B" w14:paraId="5EA77D99" w14:textId="77777777" w:rsidTr="009E0EEB">
        <w:tc>
          <w:tcPr>
            <w:tcW w:w="506" w:type="pct"/>
            <w:vAlign w:val="center"/>
          </w:tcPr>
          <w:p w14:paraId="2F38D653" w14:textId="38928E91" w:rsidR="009E0EEB" w:rsidRDefault="00F25491" w:rsidP="00BF61E2">
            <w:pPr>
              <w:spacing w:before="60" w:after="60"/>
              <w:jc w:val="center"/>
              <w:rPr>
                <w:b/>
                <w:sz w:val="20"/>
                <w:szCs w:val="20"/>
              </w:rPr>
            </w:pPr>
            <w:hyperlink w:anchor="_RS-190" w:history="1">
              <w:r w:rsidR="009E0EEB" w:rsidRPr="002B1E29">
                <w:rPr>
                  <w:rStyle w:val="Hipervnculo"/>
                  <w:b/>
                  <w:sz w:val="20"/>
                  <w:szCs w:val="20"/>
                </w:rPr>
                <w:t>RS-190</w:t>
              </w:r>
            </w:hyperlink>
          </w:p>
        </w:tc>
        <w:tc>
          <w:tcPr>
            <w:tcW w:w="412" w:type="pct"/>
          </w:tcPr>
          <w:p w14:paraId="3282EAEC" w14:textId="0B007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37B1F1F" w14:textId="5282871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65DBBB" w14:textId="65082D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FAB44E4" w14:textId="3FEB3BD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87E9BE5" w14:textId="69C56C02" w:rsidR="009E0EEB" w:rsidRPr="00FF435B" w:rsidRDefault="009E0EEB" w:rsidP="00BF61E2">
            <w:pPr>
              <w:spacing w:before="60" w:after="60"/>
              <w:jc w:val="center"/>
              <w:rPr>
                <w:sz w:val="20"/>
                <w:szCs w:val="20"/>
              </w:rPr>
            </w:pPr>
            <w:r>
              <w:rPr>
                <w:sz w:val="20"/>
                <w:szCs w:val="20"/>
              </w:rPr>
              <w:t>-</w:t>
            </w:r>
          </w:p>
        </w:tc>
        <w:tc>
          <w:tcPr>
            <w:tcW w:w="371" w:type="pct"/>
            <w:vAlign w:val="center"/>
          </w:tcPr>
          <w:p w14:paraId="0C2F7B75" w14:textId="065ACBCF" w:rsidR="009E0EEB" w:rsidRPr="00FF435B" w:rsidRDefault="009E0EEB" w:rsidP="00BF61E2">
            <w:pPr>
              <w:spacing w:before="60" w:after="60"/>
              <w:jc w:val="center"/>
              <w:rPr>
                <w:sz w:val="20"/>
                <w:szCs w:val="20"/>
              </w:rPr>
            </w:pPr>
            <w:r>
              <w:rPr>
                <w:sz w:val="20"/>
                <w:szCs w:val="20"/>
              </w:rPr>
              <w:t>-</w:t>
            </w:r>
          </w:p>
        </w:tc>
        <w:tc>
          <w:tcPr>
            <w:tcW w:w="371" w:type="pct"/>
            <w:vAlign w:val="center"/>
          </w:tcPr>
          <w:p w14:paraId="7E068701" w14:textId="00B0BA3C" w:rsidR="009E0EEB" w:rsidRPr="00947A78" w:rsidRDefault="009E0EEB" w:rsidP="00BF61E2">
            <w:pPr>
              <w:spacing w:before="60" w:after="60"/>
              <w:jc w:val="center"/>
              <w:rPr>
                <w:sz w:val="20"/>
                <w:szCs w:val="20"/>
              </w:rPr>
            </w:pPr>
            <w:r>
              <w:rPr>
                <w:sz w:val="20"/>
                <w:szCs w:val="20"/>
              </w:rPr>
              <w:t>-</w:t>
            </w:r>
          </w:p>
        </w:tc>
        <w:tc>
          <w:tcPr>
            <w:tcW w:w="371" w:type="pct"/>
            <w:vAlign w:val="center"/>
          </w:tcPr>
          <w:p w14:paraId="57652114" w14:textId="6C907C8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DB2D19C" w14:textId="4D3F1669" w:rsidR="009E0EEB" w:rsidRPr="00FF435B" w:rsidRDefault="009E0EEB" w:rsidP="00BF61E2">
            <w:pPr>
              <w:spacing w:before="60" w:after="60"/>
              <w:jc w:val="center"/>
              <w:rPr>
                <w:sz w:val="20"/>
                <w:szCs w:val="20"/>
              </w:rPr>
            </w:pPr>
            <w:r>
              <w:rPr>
                <w:sz w:val="20"/>
                <w:szCs w:val="20"/>
              </w:rPr>
              <w:t>-</w:t>
            </w:r>
          </w:p>
        </w:tc>
        <w:tc>
          <w:tcPr>
            <w:tcW w:w="371" w:type="pct"/>
            <w:vAlign w:val="center"/>
          </w:tcPr>
          <w:p w14:paraId="3020233E" w14:textId="2D89A8B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BF4C5A2" w14:textId="5254C62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84EB5F6" w14:textId="17BBEDEB" w:rsidR="009E0EEB" w:rsidRPr="00FF435B" w:rsidRDefault="009E0EEB" w:rsidP="00BF61E2">
            <w:pPr>
              <w:keepNext/>
              <w:spacing w:before="60" w:after="60"/>
              <w:jc w:val="center"/>
              <w:rPr>
                <w:sz w:val="20"/>
                <w:szCs w:val="20"/>
              </w:rPr>
            </w:pPr>
            <w:r>
              <w:rPr>
                <w:sz w:val="20"/>
                <w:szCs w:val="20"/>
              </w:rPr>
              <w:t>-</w:t>
            </w:r>
          </w:p>
        </w:tc>
      </w:tr>
      <w:tr w:rsidR="009E0EEB" w:rsidRPr="00FF435B" w14:paraId="3265FF1A" w14:textId="77777777" w:rsidTr="009E0EEB">
        <w:tc>
          <w:tcPr>
            <w:tcW w:w="506" w:type="pct"/>
            <w:vAlign w:val="center"/>
          </w:tcPr>
          <w:p w14:paraId="0E52D5A0" w14:textId="193B1969" w:rsidR="009E0EEB" w:rsidRDefault="00F25491" w:rsidP="009E0EEB">
            <w:pPr>
              <w:spacing w:before="60" w:after="60"/>
              <w:jc w:val="center"/>
              <w:rPr>
                <w:b/>
                <w:sz w:val="20"/>
                <w:szCs w:val="20"/>
              </w:rPr>
            </w:pPr>
            <w:hyperlink w:anchor="_RS-260" w:history="1">
              <w:r w:rsidR="009E0EEB" w:rsidRPr="002B1E29">
                <w:rPr>
                  <w:rStyle w:val="Hipervnculo"/>
                  <w:b/>
                  <w:sz w:val="20"/>
                  <w:szCs w:val="20"/>
                </w:rPr>
                <w:t>RS-200</w:t>
              </w:r>
            </w:hyperlink>
          </w:p>
        </w:tc>
        <w:tc>
          <w:tcPr>
            <w:tcW w:w="412" w:type="pct"/>
          </w:tcPr>
          <w:p w14:paraId="1ADA041D" w14:textId="2B9886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8DC8DB9" w14:textId="748518EE"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035CD19" w14:textId="05C4A565" w:rsidR="009E0EEB" w:rsidRPr="00FF435B" w:rsidRDefault="009E0EEB" w:rsidP="009E0EEB">
            <w:pPr>
              <w:spacing w:before="60" w:after="60"/>
              <w:jc w:val="center"/>
              <w:rPr>
                <w:sz w:val="20"/>
                <w:szCs w:val="20"/>
              </w:rPr>
            </w:pPr>
            <w:r>
              <w:rPr>
                <w:sz w:val="20"/>
                <w:szCs w:val="20"/>
              </w:rPr>
              <w:t>-</w:t>
            </w:r>
          </w:p>
        </w:tc>
        <w:tc>
          <w:tcPr>
            <w:tcW w:w="371" w:type="pct"/>
            <w:vAlign w:val="center"/>
          </w:tcPr>
          <w:p w14:paraId="2B09F839" w14:textId="085CAFA2" w:rsidR="009E0EEB" w:rsidRPr="00FF435B" w:rsidRDefault="009E0EEB" w:rsidP="009E0EEB">
            <w:pPr>
              <w:spacing w:before="60" w:after="60"/>
              <w:jc w:val="center"/>
              <w:rPr>
                <w:sz w:val="20"/>
                <w:szCs w:val="20"/>
              </w:rPr>
            </w:pPr>
            <w:r>
              <w:rPr>
                <w:sz w:val="20"/>
                <w:szCs w:val="20"/>
              </w:rPr>
              <w:t>-</w:t>
            </w:r>
          </w:p>
        </w:tc>
        <w:tc>
          <w:tcPr>
            <w:tcW w:w="371" w:type="pct"/>
            <w:vAlign w:val="center"/>
          </w:tcPr>
          <w:p w14:paraId="388468C4" w14:textId="55CD7AE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AB4090F" w14:textId="64496EC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274C11C" w14:textId="72337A7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791BFCF" w14:textId="5B763FA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2D785E83" w14:textId="084BA898" w:rsidR="009E0EEB" w:rsidRPr="00FF435B" w:rsidRDefault="009E0EEB" w:rsidP="009E0EEB">
            <w:pPr>
              <w:spacing w:before="60" w:after="60"/>
              <w:jc w:val="center"/>
              <w:rPr>
                <w:sz w:val="20"/>
                <w:szCs w:val="20"/>
              </w:rPr>
            </w:pPr>
            <w:r>
              <w:rPr>
                <w:sz w:val="20"/>
                <w:szCs w:val="20"/>
              </w:rPr>
              <w:t>-</w:t>
            </w:r>
          </w:p>
        </w:tc>
        <w:tc>
          <w:tcPr>
            <w:tcW w:w="371" w:type="pct"/>
            <w:vAlign w:val="center"/>
          </w:tcPr>
          <w:p w14:paraId="7DCE9A3B" w14:textId="151B45E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79FFD70B" w14:textId="19433C0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6E9CCE3" w14:textId="1FA2FE9B" w:rsidR="009E0EEB" w:rsidRPr="00FF435B" w:rsidRDefault="009E0EEB" w:rsidP="009E0EEB">
            <w:pPr>
              <w:keepNext/>
              <w:spacing w:before="60" w:after="60"/>
              <w:jc w:val="center"/>
              <w:rPr>
                <w:sz w:val="20"/>
                <w:szCs w:val="20"/>
              </w:rPr>
            </w:pPr>
            <w:r>
              <w:rPr>
                <w:sz w:val="20"/>
                <w:szCs w:val="20"/>
              </w:rPr>
              <w:t>-</w:t>
            </w:r>
          </w:p>
        </w:tc>
      </w:tr>
      <w:tr w:rsidR="009E0EEB" w:rsidRPr="00FF435B" w14:paraId="5E7E94A4" w14:textId="77777777" w:rsidTr="009E0EEB">
        <w:tc>
          <w:tcPr>
            <w:tcW w:w="506" w:type="pct"/>
            <w:vAlign w:val="center"/>
          </w:tcPr>
          <w:p w14:paraId="44C43B06" w14:textId="25171803" w:rsidR="009E0EEB" w:rsidRDefault="00F25491" w:rsidP="00BF61E2">
            <w:pPr>
              <w:spacing w:before="60" w:after="60"/>
              <w:jc w:val="center"/>
              <w:rPr>
                <w:b/>
                <w:sz w:val="20"/>
                <w:szCs w:val="20"/>
              </w:rPr>
            </w:pPr>
            <w:hyperlink w:anchor="_RS-210" w:history="1">
              <w:r w:rsidR="009E0EEB" w:rsidRPr="002B1E29">
                <w:rPr>
                  <w:rStyle w:val="Hipervnculo"/>
                  <w:b/>
                  <w:sz w:val="20"/>
                  <w:szCs w:val="20"/>
                </w:rPr>
                <w:t>RS-210</w:t>
              </w:r>
            </w:hyperlink>
          </w:p>
        </w:tc>
        <w:tc>
          <w:tcPr>
            <w:tcW w:w="412" w:type="pct"/>
          </w:tcPr>
          <w:p w14:paraId="37193F81" w14:textId="155FC37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EA60809" w14:textId="311A4D4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8F28BF" w14:textId="6409B68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1AFB4E" w14:textId="25E2BD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B27C9F5" w14:textId="46F15C51" w:rsidR="009E0EEB" w:rsidRPr="00FF435B" w:rsidRDefault="009E0EEB" w:rsidP="00BF61E2">
            <w:pPr>
              <w:spacing w:before="60" w:after="60"/>
              <w:jc w:val="center"/>
              <w:rPr>
                <w:sz w:val="20"/>
                <w:szCs w:val="20"/>
              </w:rPr>
            </w:pPr>
            <w:r>
              <w:rPr>
                <w:sz w:val="20"/>
                <w:szCs w:val="20"/>
              </w:rPr>
              <w:t>-</w:t>
            </w:r>
          </w:p>
        </w:tc>
        <w:tc>
          <w:tcPr>
            <w:tcW w:w="371" w:type="pct"/>
            <w:vAlign w:val="center"/>
          </w:tcPr>
          <w:p w14:paraId="507BA80D" w14:textId="702AE8E8" w:rsidR="009E0EEB" w:rsidRPr="00FF435B" w:rsidRDefault="009E0EEB" w:rsidP="00BF61E2">
            <w:pPr>
              <w:spacing w:before="60" w:after="60"/>
              <w:jc w:val="center"/>
              <w:rPr>
                <w:sz w:val="20"/>
                <w:szCs w:val="20"/>
              </w:rPr>
            </w:pPr>
            <w:r>
              <w:rPr>
                <w:sz w:val="20"/>
                <w:szCs w:val="20"/>
              </w:rPr>
              <w:t>-</w:t>
            </w:r>
          </w:p>
        </w:tc>
        <w:tc>
          <w:tcPr>
            <w:tcW w:w="371" w:type="pct"/>
            <w:vAlign w:val="center"/>
          </w:tcPr>
          <w:p w14:paraId="7709CB71" w14:textId="72391E49" w:rsidR="009E0EEB" w:rsidRDefault="009E0EEB" w:rsidP="00BF61E2">
            <w:pPr>
              <w:spacing w:before="60" w:after="60"/>
              <w:jc w:val="center"/>
              <w:rPr>
                <w:sz w:val="20"/>
                <w:szCs w:val="20"/>
              </w:rPr>
            </w:pPr>
            <w:r>
              <w:rPr>
                <w:sz w:val="20"/>
                <w:szCs w:val="20"/>
              </w:rPr>
              <w:t>-</w:t>
            </w:r>
          </w:p>
        </w:tc>
        <w:tc>
          <w:tcPr>
            <w:tcW w:w="371" w:type="pct"/>
            <w:vAlign w:val="center"/>
          </w:tcPr>
          <w:p w14:paraId="757C2EE5" w14:textId="3421280A" w:rsidR="009E0EEB" w:rsidRPr="00FF435B" w:rsidRDefault="009E0EEB" w:rsidP="00BF61E2">
            <w:pPr>
              <w:spacing w:before="60" w:after="60"/>
              <w:jc w:val="center"/>
              <w:rPr>
                <w:sz w:val="20"/>
                <w:szCs w:val="20"/>
              </w:rPr>
            </w:pPr>
            <w:r>
              <w:rPr>
                <w:sz w:val="20"/>
                <w:szCs w:val="20"/>
              </w:rPr>
              <w:t>-</w:t>
            </w:r>
          </w:p>
        </w:tc>
        <w:tc>
          <w:tcPr>
            <w:tcW w:w="371" w:type="pct"/>
            <w:vAlign w:val="center"/>
          </w:tcPr>
          <w:p w14:paraId="38200A18" w14:textId="2C0FEE7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2FFAC8" w14:textId="4577AC1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0BB4B01D" w14:textId="1B11C83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DD4F9C4" w14:textId="4B0E368E" w:rsidR="009E0EEB" w:rsidRPr="00FF435B" w:rsidRDefault="009E0EEB" w:rsidP="00BF61E2">
            <w:pPr>
              <w:keepNext/>
              <w:spacing w:before="60" w:after="60"/>
              <w:jc w:val="center"/>
              <w:rPr>
                <w:sz w:val="20"/>
                <w:szCs w:val="20"/>
              </w:rPr>
            </w:pPr>
            <w:r>
              <w:rPr>
                <w:sz w:val="20"/>
                <w:szCs w:val="20"/>
              </w:rPr>
              <w:t>-</w:t>
            </w:r>
          </w:p>
        </w:tc>
      </w:tr>
      <w:tr w:rsidR="009E0EEB" w:rsidRPr="00FF435B" w14:paraId="04F5A976" w14:textId="77777777" w:rsidTr="009E0EEB">
        <w:tc>
          <w:tcPr>
            <w:tcW w:w="506" w:type="pct"/>
            <w:vAlign w:val="center"/>
          </w:tcPr>
          <w:p w14:paraId="14B18591" w14:textId="7C65ADFB" w:rsidR="009E0EEB" w:rsidRDefault="00F25491" w:rsidP="00BF61E2">
            <w:pPr>
              <w:spacing w:before="60" w:after="60"/>
              <w:jc w:val="center"/>
              <w:rPr>
                <w:b/>
                <w:sz w:val="20"/>
                <w:szCs w:val="20"/>
              </w:rPr>
            </w:pPr>
            <w:hyperlink w:anchor="_RS-220" w:history="1">
              <w:r w:rsidR="009E0EEB" w:rsidRPr="002B1E29">
                <w:rPr>
                  <w:rStyle w:val="Hipervnculo"/>
                  <w:b/>
                  <w:sz w:val="20"/>
                  <w:szCs w:val="20"/>
                </w:rPr>
                <w:t>RS-220</w:t>
              </w:r>
            </w:hyperlink>
          </w:p>
        </w:tc>
        <w:tc>
          <w:tcPr>
            <w:tcW w:w="412" w:type="pct"/>
          </w:tcPr>
          <w:p w14:paraId="795DD135" w14:textId="15D972C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F2FCDAD" w14:textId="5914AA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7F21D39" w14:textId="63AC6B00" w:rsidR="009E0EEB" w:rsidRPr="00FF435B" w:rsidRDefault="009E0EEB" w:rsidP="00BF61E2">
            <w:pPr>
              <w:spacing w:before="60" w:after="60"/>
              <w:jc w:val="center"/>
              <w:rPr>
                <w:sz w:val="20"/>
                <w:szCs w:val="20"/>
              </w:rPr>
            </w:pPr>
            <w:r>
              <w:rPr>
                <w:sz w:val="20"/>
                <w:szCs w:val="20"/>
              </w:rPr>
              <w:t>-</w:t>
            </w:r>
          </w:p>
        </w:tc>
        <w:tc>
          <w:tcPr>
            <w:tcW w:w="371" w:type="pct"/>
            <w:vAlign w:val="center"/>
          </w:tcPr>
          <w:p w14:paraId="6E57D019" w14:textId="78355635" w:rsidR="009E0EEB" w:rsidRPr="00FF435B" w:rsidRDefault="009E0EEB" w:rsidP="00BF61E2">
            <w:pPr>
              <w:spacing w:before="60" w:after="60"/>
              <w:jc w:val="center"/>
              <w:rPr>
                <w:sz w:val="20"/>
                <w:szCs w:val="20"/>
              </w:rPr>
            </w:pPr>
            <w:r>
              <w:rPr>
                <w:sz w:val="20"/>
                <w:szCs w:val="20"/>
              </w:rPr>
              <w:t>-</w:t>
            </w:r>
          </w:p>
        </w:tc>
        <w:tc>
          <w:tcPr>
            <w:tcW w:w="371" w:type="pct"/>
            <w:vAlign w:val="center"/>
          </w:tcPr>
          <w:p w14:paraId="39D7385B" w14:textId="346F6C3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099DCD8" w14:textId="393603B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64E07" w14:textId="2A2050D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8C5BDE" w14:textId="4DCE96A6" w:rsidR="009E0EEB" w:rsidRPr="00FF435B" w:rsidRDefault="009E0EEB" w:rsidP="00BF61E2">
            <w:pPr>
              <w:spacing w:before="60" w:after="60"/>
              <w:jc w:val="center"/>
              <w:rPr>
                <w:sz w:val="20"/>
                <w:szCs w:val="20"/>
              </w:rPr>
            </w:pPr>
            <w:r>
              <w:rPr>
                <w:sz w:val="20"/>
                <w:szCs w:val="20"/>
              </w:rPr>
              <w:t>-</w:t>
            </w:r>
          </w:p>
        </w:tc>
        <w:tc>
          <w:tcPr>
            <w:tcW w:w="371" w:type="pct"/>
            <w:vAlign w:val="center"/>
          </w:tcPr>
          <w:p w14:paraId="76AD49A8" w14:textId="7A3C589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EFB587" w14:textId="4093B21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713F3DB" w14:textId="7D230A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37EDD1F" w14:textId="7B4FD2E7" w:rsidR="009E0EEB" w:rsidRPr="00FF435B" w:rsidRDefault="009E0EEB" w:rsidP="00BF61E2">
            <w:pPr>
              <w:keepNext/>
              <w:spacing w:before="60" w:after="60"/>
              <w:jc w:val="center"/>
              <w:rPr>
                <w:sz w:val="20"/>
                <w:szCs w:val="20"/>
              </w:rPr>
            </w:pPr>
            <w:r>
              <w:rPr>
                <w:sz w:val="20"/>
                <w:szCs w:val="20"/>
              </w:rPr>
              <w:t>-</w:t>
            </w:r>
          </w:p>
        </w:tc>
      </w:tr>
      <w:tr w:rsidR="009E0EEB" w:rsidRPr="00FF435B" w14:paraId="00847004" w14:textId="77777777" w:rsidTr="009E0EEB">
        <w:tc>
          <w:tcPr>
            <w:tcW w:w="506" w:type="pct"/>
            <w:vAlign w:val="center"/>
          </w:tcPr>
          <w:p w14:paraId="254E9062" w14:textId="6EE8E696" w:rsidR="009E0EEB" w:rsidRDefault="00F25491" w:rsidP="00BF61E2">
            <w:pPr>
              <w:spacing w:before="60" w:after="60"/>
              <w:jc w:val="center"/>
              <w:rPr>
                <w:b/>
                <w:sz w:val="20"/>
                <w:szCs w:val="20"/>
              </w:rPr>
            </w:pPr>
            <w:hyperlink w:anchor="_RS-230" w:history="1">
              <w:r w:rsidR="009E0EEB" w:rsidRPr="002B1E29">
                <w:rPr>
                  <w:rStyle w:val="Hipervnculo"/>
                  <w:b/>
                  <w:sz w:val="20"/>
                  <w:szCs w:val="20"/>
                </w:rPr>
                <w:t>RS-230</w:t>
              </w:r>
            </w:hyperlink>
          </w:p>
        </w:tc>
        <w:tc>
          <w:tcPr>
            <w:tcW w:w="412" w:type="pct"/>
          </w:tcPr>
          <w:p w14:paraId="5205D3C8" w14:textId="52154D5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9A8F7D" w14:textId="08DB634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7F78E3" w14:textId="6891D8E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4D8B6F" w14:textId="0A55AE5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EAFB9D" w14:textId="31964255" w:rsidR="009E0EEB" w:rsidRPr="00FF435B" w:rsidRDefault="009E0EEB" w:rsidP="00BF61E2">
            <w:pPr>
              <w:spacing w:before="60" w:after="60"/>
              <w:jc w:val="center"/>
              <w:rPr>
                <w:sz w:val="20"/>
                <w:szCs w:val="20"/>
              </w:rPr>
            </w:pPr>
            <w:r>
              <w:rPr>
                <w:sz w:val="20"/>
                <w:szCs w:val="20"/>
              </w:rPr>
              <w:t>-</w:t>
            </w:r>
          </w:p>
        </w:tc>
        <w:tc>
          <w:tcPr>
            <w:tcW w:w="371" w:type="pct"/>
            <w:vAlign w:val="center"/>
          </w:tcPr>
          <w:p w14:paraId="7BC38B26" w14:textId="683971FF" w:rsidR="009E0EEB" w:rsidRPr="00FF435B" w:rsidRDefault="009E0EEB" w:rsidP="00BF61E2">
            <w:pPr>
              <w:spacing w:before="60" w:after="60"/>
              <w:jc w:val="center"/>
              <w:rPr>
                <w:sz w:val="20"/>
                <w:szCs w:val="20"/>
              </w:rPr>
            </w:pPr>
            <w:r>
              <w:rPr>
                <w:sz w:val="20"/>
                <w:szCs w:val="20"/>
              </w:rPr>
              <w:t>-</w:t>
            </w:r>
          </w:p>
        </w:tc>
        <w:tc>
          <w:tcPr>
            <w:tcW w:w="371" w:type="pct"/>
            <w:vAlign w:val="center"/>
          </w:tcPr>
          <w:p w14:paraId="7005BAFF" w14:textId="3D2C6884" w:rsidR="009E0EEB" w:rsidRDefault="009E0EEB" w:rsidP="00BF61E2">
            <w:pPr>
              <w:spacing w:before="60" w:after="60"/>
              <w:jc w:val="center"/>
              <w:rPr>
                <w:sz w:val="20"/>
                <w:szCs w:val="20"/>
              </w:rPr>
            </w:pPr>
            <w:r>
              <w:rPr>
                <w:sz w:val="20"/>
                <w:szCs w:val="20"/>
              </w:rPr>
              <w:t>-</w:t>
            </w:r>
          </w:p>
        </w:tc>
        <w:tc>
          <w:tcPr>
            <w:tcW w:w="371" w:type="pct"/>
            <w:vAlign w:val="center"/>
          </w:tcPr>
          <w:p w14:paraId="7864D4B5" w14:textId="1A9C0F5A" w:rsidR="009E0EEB" w:rsidRPr="00FF435B" w:rsidRDefault="009E0EEB" w:rsidP="00BF61E2">
            <w:pPr>
              <w:spacing w:before="60" w:after="60"/>
              <w:jc w:val="center"/>
              <w:rPr>
                <w:sz w:val="20"/>
                <w:szCs w:val="20"/>
              </w:rPr>
            </w:pPr>
            <w:r>
              <w:rPr>
                <w:sz w:val="20"/>
                <w:szCs w:val="20"/>
              </w:rPr>
              <w:t>-</w:t>
            </w:r>
          </w:p>
        </w:tc>
        <w:tc>
          <w:tcPr>
            <w:tcW w:w="371" w:type="pct"/>
            <w:vAlign w:val="center"/>
          </w:tcPr>
          <w:p w14:paraId="4F412E12" w14:textId="78209C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2914E5F" w14:textId="3FD3034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B784037" w14:textId="2A2D078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7F447689" w14:textId="405AE8A5" w:rsidR="009E0EEB" w:rsidRPr="00FF435B" w:rsidRDefault="009E0EEB" w:rsidP="00BF61E2">
            <w:pPr>
              <w:keepNext/>
              <w:spacing w:before="60" w:after="60"/>
              <w:jc w:val="center"/>
              <w:rPr>
                <w:sz w:val="20"/>
                <w:szCs w:val="20"/>
              </w:rPr>
            </w:pPr>
            <w:r>
              <w:rPr>
                <w:sz w:val="20"/>
                <w:szCs w:val="20"/>
              </w:rPr>
              <w:t>-</w:t>
            </w:r>
          </w:p>
        </w:tc>
      </w:tr>
      <w:tr w:rsidR="009E0EEB" w:rsidRPr="00FF435B" w14:paraId="0EBF271B" w14:textId="77777777" w:rsidTr="009E0EEB">
        <w:tc>
          <w:tcPr>
            <w:tcW w:w="506" w:type="pct"/>
            <w:vAlign w:val="center"/>
          </w:tcPr>
          <w:p w14:paraId="134923D0" w14:textId="013F6ECC" w:rsidR="009E0EEB" w:rsidRDefault="00F25491" w:rsidP="00BF61E2">
            <w:pPr>
              <w:spacing w:before="60" w:after="60"/>
              <w:jc w:val="center"/>
              <w:rPr>
                <w:b/>
                <w:sz w:val="20"/>
                <w:szCs w:val="20"/>
              </w:rPr>
            </w:pPr>
            <w:hyperlink w:anchor="_RS-240" w:history="1">
              <w:r w:rsidR="009E0EEB" w:rsidRPr="002B1E29">
                <w:rPr>
                  <w:rStyle w:val="Hipervnculo"/>
                  <w:b/>
                  <w:sz w:val="20"/>
                  <w:szCs w:val="20"/>
                </w:rPr>
                <w:t>RS-240</w:t>
              </w:r>
            </w:hyperlink>
          </w:p>
        </w:tc>
        <w:tc>
          <w:tcPr>
            <w:tcW w:w="412" w:type="pct"/>
          </w:tcPr>
          <w:p w14:paraId="77EF9057" w14:textId="164568B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C815922" w14:textId="637B82E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454D2F" w14:textId="3E3B2A6D" w:rsidR="009E0EEB" w:rsidRPr="00FF435B" w:rsidRDefault="009E0EEB" w:rsidP="00BF61E2">
            <w:pPr>
              <w:spacing w:before="60" w:after="60"/>
              <w:jc w:val="center"/>
              <w:rPr>
                <w:sz w:val="20"/>
                <w:szCs w:val="20"/>
              </w:rPr>
            </w:pPr>
            <w:r>
              <w:rPr>
                <w:sz w:val="20"/>
                <w:szCs w:val="20"/>
              </w:rPr>
              <w:t>-</w:t>
            </w:r>
          </w:p>
        </w:tc>
        <w:tc>
          <w:tcPr>
            <w:tcW w:w="371" w:type="pct"/>
            <w:vAlign w:val="center"/>
          </w:tcPr>
          <w:p w14:paraId="02AEEA21" w14:textId="77158D52" w:rsidR="009E0EEB" w:rsidRPr="00FF435B" w:rsidRDefault="009E0EEB" w:rsidP="00BF61E2">
            <w:pPr>
              <w:spacing w:before="60" w:after="60"/>
              <w:jc w:val="center"/>
              <w:rPr>
                <w:sz w:val="20"/>
                <w:szCs w:val="20"/>
              </w:rPr>
            </w:pPr>
            <w:r>
              <w:rPr>
                <w:sz w:val="20"/>
                <w:szCs w:val="20"/>
              </w:rPr>
              <w:t>-</w:t>
            </w:r>
          </w:p>
        </w:tc>
        <w:tc>
          <w:tcPr>
            <w:tcW w:w="371" w:type="pct"/>
            <w:vAlign w:val="center"/>
          </w:tcPr>
          <w:p w14:paraId="0B58B69A" w14:textId="6C7B88F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61F7C7" w14:textId="7ED740C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04AFA8" w14:textId="576C041B"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7BDE2C" w14:textId="26E3B788" w:rsidR="009E0EEB" w:rsidRPr="00FF435B" w:rsidRDefault="009E0EEB" w:rsidP="00BF61E2">
            <w:pPr>
              <w:spacing w:before="60" w:after="60"/>
              <w:jc w:val="center"/>
              <w:rPr>
                <w:sz w:val="20"/>
                <w:szCs w:val="20"/>
              </w:rPr>
            </w:pPr>
            <w:r>
              <w:rPr>
                <w:sz w:val="20"/>
                <w:szCs w:val="20"/>
              </w:rPr>
              <w:t>-</w:t>
            </w:r>
          </w:p>
        </w:tc>
        <w:tc>
          <w:tcPr>
            <w:tcW w:w="371" w:type="pct"/>
            <w:vAlign w:val="center"/>
          </w:tcPr>
          <w:p w14:paraId="4D06F3B5" w14:textId="161686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EC049A9" w14:textId="1D323521"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D6A93E" w14:textId="1C85DBDF"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32788FD" w14:textId="7A9BDE2D" w:rsidR="009E0EEB" w:rsidRPr="00FF435B" w:rsidRDefault="009E0EEB" w:rsidP="00BF61E2">
            <w:pPr>
              <w:keepNext/>
              <w:spacing w:before="60" w:after="60"/>
              <w:jc w:val="center"/>
              <w:rPr>
                <w:sz w:val="20"/>
                <w:szCs w:val="20"/>
              </w:rPr>
            </w:pPr>
            <w:r>
              <w:rPr>
                <w:sz w:val="20"/>
                <w:szCs w:val="20"/>
              </w:rPr>
              <w:t>-</w:t>
            </w:r>
          </w:p>
        </w:tc>
      </w:tr>
      <w:tr w:rsidR="009E0EEB" w:rsidRPr="00FF435B" w14:paraId="67A1510B" w14:textId="77777777" w:rsidTr="009E0EEB">
        <w:tc>
          <w:tcPr>
            <w:tcW w:w="506" w:type="pct"/>
            <w:vAlign w:val="center"/>
          </w:tcPr>
          <w:p w14:paraId="288AB3DC" w14:textId="7F78BFC3" w:rsidR="009E0EEB" w:rsidRDefault="00F25491" w:rsidP="00BF61E2">
            <w:pPr>
              <w:spacing w:before="60" w:after="60"/>
              <w:jc w:val="center"/>
              <w:rPr>
                <w:b/>
                <w:sz w:val="20"/>
                <w:szCs w:val="20"/>
              </w:rPr>
            </w:pPr>
            <w:hyperlink w:anchor="_RS-270" w:history="1">
              <w:r w:rsidR="009E0EEB" w:rsidRPr="002B1E29">
                <w:rPr>
                  <w:rStyle w:val="Hipervnculo"/>
                  <w:b/>
                  <w:sz w:val="20"/>
                  <w:szCs w:val="20"/>
                </w:rPr>
                <w:t>RS-250</w:t>
              </w:r>
            </w:hyperlink>
          </w:p>
        </w:tc>
        <w:tc>
          <w:tcPr>
            <w:tcW w:w="412" w:type="pct"/>
          </w:tcPr>
          <w:p w14:paraId="6C22C115" w14:textId="7FCEE0F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0C562B62" w14:textId="145A1DB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0CAFFAE" w14:textId="7ED771E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6BF8F13" w14:textId="10DB7BBA" w:rsidR="009E0EEB" w:rsidRPr="00FF435B" w:rsidRDefault="009E0EEB" w:rsidP="00BF61E2">
            <w:pPr>
              <w:spacing w:before="60" w:after="60"/>
              <w:jc w:val="center"/>
              <w:rPr>
                <w:sz w:val="20"/>
                <w:szCs w:val="20"/>
              </w:rPr>
            </w:pPr>
            <w:r>
              <w:rPr>
                <w:sz w:val="20"/>
                <w:szCs w:val="20"/>
              </w:rPr>
              <w:t>-</w:t>
            </w:r>
          </w:p>
        </w:tc>
        <w:tc>
          <w:tcPr>
            <w:tcW w:w="371" w:type="pct"/>
            <w:vAlign w:val="center"/>
          </w:tcPr>
          <w:p w14:paraId="5DE0B613" w14:textId="5A43A1D6" w:rsidR="009E0EEB" w:rsidRPr="00FF435B" w:rsidRDefault="009E0EEB" w:rsidP="00BF61E2">
            <w:pPr>
              <w:spacing w:before="60" w:after="60"/>
              <w:jc w:val="center"/>
              <w:rPr>
                <w:sz w:val="20"/>
                <w:szCs w:val="20"/>
              </w:rPr>
            </w:pPr>
            <w:r>
              <w:rPr>
                <w:sz w:val="20"/>
                <w:szCs w:val="20"/>
              </w:rPr>
              <w:t>-</w:t>
            </w:r>
          </w:p>
        </w:tc>
        <w:tc>
          <w:tcPr>
            <w:tcW w:w="371" w:type="pct"/>
            <w:vAlign w:val="center"/>
          </w:tcPr>
          <w:p w14:paraId="10B5DF81" w14:textId="22DC8615" w:rsidR="009E0EEB" w:rsidRPr="00FF435B" w:rsidRDefault="009E0EEB" w:rsidP="00BF61E2">
            <w:pPr>
              <w:spacing w:before="60" w:after="60"/>
              <w:jc w:val="center"/>
              <w:rPr>
                <w:sz w:val="20"/>
                <w:szCs w:val="20"/>
              </w:rPr>
            </w:pPr>
            <w:r>
              <w:rPr>
                <w:sz w:val="20"/>
                <w:szCs w:val="20"/>
              </w:rPr>
              <w:t>-</w:t>
            </w:r>
          </w:p>
        </w:tc>
        <w:tc>
          <w:tcPr>
            <w:tcW w:w="371" w:type="pct"/>
            <w:vAlign w:val="center"/>
          </w:tcPr>
          <w:p w14:paraId="30E0C0F6" w14:textId="4B47B412" w:rsidR="009E0EEB" w:rsidRPr="00947A78" w:rsidRDefault="009E0EEB" w:rsidP="00BF61E2">
            <w:pPr>
              <w:spacing w:before="60" w:after="60"/>
              <w:jc w:val="center"/>
              <w:rPr>
                <w:sz w:val="20"/>
                <w:szCs w:val="20"/>
              </w:rPr>
            </w:pPr>
            <w:r>
              <w:rPr>
                <w:sz w:val="20"/>
                <w:szCs w:val="20"/>
              </w:rPr>
              <w:t>-</w:t>
            </w:r>
          </w:p>
        </w:tc>
        <w:tc>
          <w:tcPr>
            <w:tcW w:w="371" w:type="pct"/>
            <w:vAlign w:val="center"/>
          </w:tcPr>
          <w:p w14:paraId="7FA33483" w14:textId="13D36BF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3227742" w14:textId="6325C471" w:rsidR="009E0EEB" w:rsidRPr="00FF435B" w:rsidRDefault="009E0EEB" w:rsidP="00BF61E2">
            <w:pPr>
              <w:spacing w:before="60" w:after="60"/>
              <w:jc w:val="center"/>
              <w:rPr>
                <w:sz w:val="20"/>
                <w:szCs w:val="20"/>
              </w:rPr>
            </w:pPr>
            <w:r>
              <w:rPr>
                <w:sz w:val="20"/>
                <w:szCs w:val="20"/>
              </w:rPr>
              <w:t>-</w:t>
            </w:r>
          </w:p>
        </w:tc>
        <w:tc>
          <w:tcPr>
            <w:tcW w:w="371" w:type="pct"/>
            <w:vAlign w:val="center"/>
          </w:tcPr>
          <w:p w14:paraId="4C45E795" w14:textId="43F0709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0D21958" w14:textId="31A835B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723131F" w14:textId="48A75531" w:rsidR="009E0EEB" w:rsidRPr="00FF435B" w:rsidRDefault="009E0EEB" w:rsidP="00BF61E2">
            <w:pPr>
              <w:keepNext/>
              <w:spacing w:before="60" w:after="60"/>
              <w:jc w:val="center"/>
              <w:rPr>
                <w:sz w:val="20"/>
                <w:szCs w:val="20"/>
              </w:rPr>
            </w:pPr>
            <w:r>
              <w:rPr>
                <w:sz w:val="20"/>
                <w:szCs w:val="20"/>
              </w:rPr>
              <w:t>-</w:t>
            </w:r>
          </w:p>
        </w:tc>
      </w:tr>
      <w:tr w:rsidR="009E0EEB" w:rsidRPr="00FF435B" w14:paraId="2CC3ECDF" w14:textId="77777777" w:rsidTr="009E0EEB">
        <w:tc>
          <w:tcPr>
            <w:tcW w:w="506" w:type="pct"/>
            <w:vAlign w:val="center"/>
          </w:tcPr>
          <w:p w14:paraId="0E1A48AA" w14:textId="65E83B3B" w:rsidR="009E0EEB" w:rsidRDefault="00F25491" w:rsidP="00BF61E2">
            <w:pPr>
              <w:spacing w:before="60" w:after="60"/>
              <w:jc w:val="center"/>
              <w:rPr>
                <w:b/>
                <w:sz w:val="20"/>
                <w:szCs w:val="20"/>
              </w:rPr>
            </w:pPr>
            <w:hyperlink w:anchor="_RS-340" w:history="1">
              <w:r w:rsidR="009E0EEB" w:rsidRPr="002B1E29">
                <w:rPr>
                  <w:rStyle w:val="Hipervnculo"/>
                  <w:b/>
                  <w:sz w:val="20"/>
                  <w:szCs w:val="20"/>
                </w:rPr>
                <w:t>RS-260</w:t>
              </w:r>
            </w:hyperlink>
          </w:p>
        </w:tc>
        <w:tc>
          <w:tcPr>
            <w:tcW w:w="412" w:type="pct"/>
          </w:tcPr>
          <w:p w14:paraId="21624D98" w14:textId="3E9A1FB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3477DA9" w14:textId="603356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AC9422" w14:textId="2A38E696" w:rsidR="009E0EEB" w:rsidRPr="00FF435B" w:rsidRDefault="009E0EEB" w:rsidP="00BF61E2">
            <w:pPr>
              <w:spacing w:before="60" w:after="60"/>
              <w:jc w:val="center"/>
              <w:rPr>
                <w:sz w:val="20"/>
                <w:szCs w:val="20"/>
              </w:rPr>
            </w:pPr>
            <w:r>
              <w:rPr>
                <w:sz w:val="20"/>
                <w:szCs w:val="20"/>
              </w:rPr>
              <w:t>-</w:t>
            </w:r>
          </w:p>
        </w:tc>
        <w:tc>
          <w:tcPr>
            <w:tcW w:w="371" w:type="pct"/>
            <w:vAlign w:val="center"/>
          </w:tcPr>
          <w:p w14:paraId="0FBBD118" w14:textId="4F2648A4" w:rsidR="009E0EEB" w:rsidRPr="00FF435B" w:rsidRDefault="009E0EEB" w:rsidP="00BF61E2">
            <w:pPr>
              <w:spacing w:before="60" w:after="60"/>
              <w:jc w:val="center"/>
              <w:rPr>
                <w:sz w:val="20"/>
                <w:szCs w:val="20"/>
              </w:rPr>
            </w:pPr>
            <w:r>
              <w:rPr>
                <w:sz w:val="20"/>
                <w:szCs w:val="20"/>
              </w:rPr>
              <w:t>-</w:t>
            </w:r>
          </w:p>
        </w:tc>
        <w:tc>
          <w:tcPr>
            <w:tcW w:w="371" w:type="pct"/>
            <w:vAlign w:val="center"/>
          </w:tcPr>
          <w:p w14:paraId="33513932" w14:textId="6FA46AA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0C04D6" w14:textId="011096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A9668A8" w14:textId="18D3EBF6" w:rsidR="009E0EEB" w:rsidRPr="00947A78" w:rsidRDefault="009E0EEB" w:rsidP="00BF61E2">
            <w:pPr>
              <w:spacing w:before="60" w:after="60"/>
              <w:jc w:val="center"/>
              <w:rPr>
                <w:sz w:val="20"/>
                <w:szCs w:val="20"/>
              </w:rPr>
            </w:pPr>
            <w:r>
              <w:rPr>
                <w:sz w:val="20"/>
                <w:szCs w:val="20"/>
              </w:rPr>
              <w:t>-</w:t>
            </w:r>
          </w:p>
        </w:tc>
        <w:tc>
          <w:tcPr>
            <w:tcW w:w="371" w:type="pct"/>
            <w:vAlign w:val="center"/>
          </w:tcPr>
          <w:p w14:paraId="47A86994" w14:textId="395770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E71E85" w14:textId="3AEE1039" w:rsidR="009E0EEB" w:rsidRPr="00FF435B" w:rsidRDefault="009E0EEB" w:rsidP="00BF61E2">
            <w:pPr>
              <w:spacing w:before="60" w:after="60"/>
              <w:jc w:val="center"/>
              <w:rPr>
                <w:sz w:val="20"/>
                <w:szCs w:val="20"/>
              </w:rPr>
            </w:pPr>
            <w:r>
              <w:rPr>
                <w:sz w:val="20"/>
                <w:szCs w:val="20"/>
              </w:rPr>
              <w:t>-</w:t>
            </w:r>
          </w:p>
        </w:tc>
        <w:tc>
          <w:tcPr>
            <w:tcW w:w="371" w:type="pct"/>
            <w:vAlign w:val="center"/>
          </w:tcPr>
          <w:p w14:paraId="178AA04C" w14:textId="7A1C7B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C343E21" w14:textId="1D20E7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B404C82" w14:textId="567C018E" w:rsidR="009E0EEB" w:rsidRPr="00FF435B" w:rsidRDefault="009E0EEB" w:rsidP="00BF61E2">
            <w:pPr>
              <w:keepNext/>
              <w:spacing w:before="60" w:after="60"/>
              <w:jc w:val="center"/>
              <w:rPr>
                <w:sz w:val="20"/>
                <w:szCs w:val="20"/>
              </w:rPr>
            </w:pPr>
            <w:r>
              <w:rPr>
                <w:sz w:val="20"/>
                <w:szCs w:val="20"/>
              </w:rPr>
              <w:t>-</w:t>
            </w:r>
          </w:p>
        </w:tc>
      </w:tr>
      <w:tr w:rsidR="009E0EEB" w:rsidRPr="00FF435B" w14:paraId="7747545C" w14:textId="77777777" w:rsidTr="009E0EEB">
        <w:tc>
          <w:tcPr>
            <w:tcW w:w="506" w:type="pct"/>
            <w:vAlign w:val="center"/>
          </w:tcPr>
          <w:p w14:paraId="1E42E19B" w14:textId="51449E14" w:rsidR="009E0EEB" w:rsidRDefault="00F25491" w:rsidP="00BF61E2">
            <w:pPr>
              <w:spacing w:before="60" w:after="60"/>
              <w:jc w:val="center"/>
              <w:rPr>
                <w:b/>
                <w:sz w:val="20"/>
                <w:szCs w:val="20"/>
              </w:rPr>
            </w:pPr>
            <w:hyperlink w:anchor="_RS-350" w:history="1">
              <w:r w:rsidR="009E0EEB" w:rsidRPr="002B1E29">
                <w:rPr>
                  <w:rStyle w:val="Hipervnculo"/>
                  <w:b/>
                  <w:sz w:val="20"/>
                  <w:szCs w:val="20"/>
                </w:rPr>
                <w:t>RS-270</w:t>
              </w:r>
            </w:hyperlink>
          </w:p>
        </w:tc>
        <w:tc>
          <w:tcPr>
            <w:tcW w:w="412" w:type="pct"/>
          </w:tcPr>
          <w:p w14:paraId="06D5BA39" w14:textId="39BF15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055D80D" w14:textId="2C9564A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84E3F2C" w14:textId="63F2C9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DA234C" w14:textId="0ABD8CA7" w:rsidR="009E0EEB" w:rsidRPr="00FF435B" w:rsidRDefault="009E0EEB" w:rsidP="00BF61E2">
            <w:pPr>
              <w:spacing w:before="60" w:after="60"/>
              <w:jc w:val="center"/>
              <w:rPr>
                <w:sz w:val="20"/>
                <w:szCs w:val="20"/>
              </w:rPr>
            </w:pPr>
            <w:r>
              <w:rPr>
                <w:sz w:val="20"/>
                <w:szCs w:val="20"/>
              </w:rPr>
              <w:t>-</w:t>
            </w:r>
          </w:p>
        </w:tc>
        <w:tc>
          <w:tcPr>
            <w:tcW w:w="371" w:type="pct"/>
            <w:vAlign w:val="center"/>
          </w:tcPr>
          <w:p w14:paraId="1788E9D0" w14:textId="119D6A2F" w:rsidR="009E0EEB" w:rsidRPr="00FF435B" w:rsidRDefault="009E0EEB" w:rsidP="00BF61E2">
            <w:pPr>
              <w:spacing w:before="60" w:after="60"/>
              <w:jc w:val="center"/>
              <w:rPr>
                <w:sz w:val="20"/>
                <w:szCs w:val="20"/>
              </w:rPr>
            </w:pPr>
            <w:r>
              <w:rPr>
                <w:sz w:val="20"/>
                <w:szCs w:val="20"/>
              </w:rPr>
              <w:t>-</w:t>
            </w:r>
          </w:p>
        </w:tc>
        <w:tc>
          <w:tcPr>
            <w:tcW w:w="371" w:type="pct"/>
            <w:vAlign w:val="center"/>
          </w:tcPr>
          <w:p w14:paraId="7A7E83CF" w14:textId="74608E5B" w:rsidR="009E0EEB" w:rsidRPr="00FF435B" w:rsidRDefault="009E0EEB" w:rsidP="00BF61E2">
            <w:pPr>
              <w:spacing w:before="60" w:after="60"/>
              <w:jc w:val="center"/>
              <w:rPr>
                <w:sz w:val="20"/>
                <w:szCs w:val="20"/>
              </w:rPr>
            </w:pPr>
            <w:r>
              <w:rPr>
                <w:sz w:val="20"/>
                <w:szCs w:val="20"/>
              </w:rPr>
              <w:t>-</w:t>
            </w:r>
          </w:p>
        </w:tc>
        <w:tc>
          <w:tcPr>
            <w:tcW w:w="371" w:type="pct"/>
            <w:vAlign w:val="center"/>
          </w:tcPr>
          <w:p w14:paraId="74F4F6CE" w14:textId="150FF28B" w:rsidR="009E0EEB" w:rsidRDefault="009E0EEB" w:rsidP="00BF61E2">
            <w:pPr>
              <w:spacing w:before="60" w:after="60"/>
              <w:jc w:val="center"/>
              <w:rPr>
                <w:sz w:val="20"/>
                <w:szCs w:val="20"/>
              </w:rPr>
            </w:pPr>
            <w:r>
              <w:rPr>
                <w:sz w:val="20"/>
                <w:szCs w:val="20"/>
              </w:rPr>
              <w:t>-</w:t>
            </w:r>
          </w:p>
        </w:tc>
        <w:tc>
          <w:tcPr>
            <w:tcW w:w="371" w:type="pct"/>
            <w:vAlign w:val="center"/>
          </w:tcPr>
          <w:p w14:paraId="55485D21" w14:textId="2739F190" w:rsidR="009E0EEB" w:rsidRPr="00FF435B" w:rsidRDefault="009E0EEB" w:rsidP="00BF61E2">
            <w:pPr>
              <w:spacing w:before="60" w:after="60"/>
              <w:jc w:val="center"/>
              <w:rPr>
                <w:sz w:val="20"/>
                <w:szCs w:val="20"/>
              </w:rPr>
            </w:pPr>
            <w:r>
              <w:rPr>
                <w:sz w:val="20"/>
                <w:szCs w:val="20"/>
              </w:rPr>
              <w:t>-</w:t>
            </w:r>
          </w:p>
        </w:tc>
        <w:tc>
          <w:tcPr>
            <w:tcW w:w="371" w:type="pct"/>
            <w:vAlign w:val="center"/>
          </w:tcPr>
          <w:p w14:paraId="54298F0F" w14:textId="096AB21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6204A5" w14:textId="5C083DF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05911C0" w14:textId="4CDD3F6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40AA421" w14:textId="6E548CBC" w:rsidR="009E0EEB" w:rsidRPr="00FF435B" w:rsidRDefault="009E0EEB" w:rsidP="00BF61E2">
            <w:pPr>
              <w:keepNext/>
              <w:spacing w:before="60" w:after="60"/>
              <w:jc w:val="center"/>
              <w:rPr>
                <w:sz w:val="20"/>
                <w:szCs w:val="20"/>
              </w:rPr>
            </w:pPr>
            <w:r>
              <w:rPr>
                <w:sz w:val="20"/>
                <w:szCs w:val="20"/>
              </w:rPr>
              <w:t>-</w:t>
            </w:r>
          </w:p>
        </w:tc>
      </w:tr>
      <w:tr w:rsidR="009E0EEB" w:rsidRPr="00FF435B" w14:paraId="628D3D7E" w14:textId="77777777" w:rsidTr="009E0EEB">
        <w:tc>
          <w:tcPr>
            <w:tcW w:w="506" w:type="pct"/>
            <w:vAlign w:val="center"/>
          </w:tcPr>
          <w:p w14:paraId="2FABCA27" w14:textId="4E74B52C" w:rsidR="009E0EEB" w:rsidRDefault="00F25491" w:rsidP="00BF61E2">
            <w:pPr>
              <w:spacing w:before="60" w:after="60"/>
              <w:jc w:val="center"/>
              <w:rPr>
                <w:b/>
                <w:sz w:val="20"/>
                <w:szCs w:val="20"/>
              </w:rPr>
            </w:pPr>
            <w:hyperlink w:anchor="_RS-280_1" w:history="1">
              <w:r w:rsidR="009E0EEB" w:rsidRPr="002B1E29">
                <w:rPr>
                  <w:rStyle w:val="Hipervnculo"/>
                  <w:b/>
                  <w:sz w:val="20"/>
                  <w:szCs w:val="20"/>
                </w:rPr>
                <w:t>RS-280</w:t>
              </w:r>
            </w:hyperlink>
          </w:p>
        </w:tc>
        <w:tc>
          <w:tcPr>
            <w:tcW w:w="412" w:type="pct"/>
          </w:tcPr>
          <w:p w14:paraId="6C76F6B5" w14:textId="72A7E86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AE374F7" w14:textId="7A42B89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30B0144" w14:textId="741BD400" w:rsidR="009E0EEB" w:rsidRPr="00FF435B" w:rsidRDefault="009E0EEB" w:rsidP="00BF61E2">
            <w:pPr>
              <w:spacing w:before="60" w:after="60"/>
              <w:jc w:val="center"/>
              <w:rPr>
                <w:sz w:val="20"/>
                <w:szCs w:val="20"/>
              </w:rPr>
            </w:pPr>
            <w:r>
              <w:rPr>
                <w:sz w:val="20"/>
                <w:szCs w:val="20"/>
              </w:rPr>
              <w:t>-</w:t>
            </w:r>
          </w:p>
        </w:tc>
        <w:tc>
          <w:tcPr>
            <w:tcW w:w="371" w:type="pct"/>
            <w:vAlign w:val="center"/>
          </w:tcPr>
          <w:p w14:paraId="083C903B" w14:textId="24C9AAAD" w:rsidR="009E0EEB" w:rsidRPr="00FF435B" w:rsidRDefault="009E0EEB" w:rsidP="00BF61E2">
            <w:pPr>
              <w:spacing w:before="60" w:after="60"/>
              <w:jc w:val="center"/>
              <w:rPr>
                <w:sz w:val="20"/>
                <w:szCs w:val="20"/>
              </w:rPr>
            </w:pPr>
            <w:r>
              <w:rPr>
                <w:sz w:val="20"/>
                <w:szCs w:val="20"/>
              </w:rPr>
              <w:t>-</w:t>
            </w:r>
          </w:p>
        </w:tc>
        <w:tc>
          <w:tcPr>
            <w:tcW w:w="371" w:type="pct"/>
            <w:vAlign w:val="center"/>
          </w:tcPr>
          <w:p w14:paraId="1675EB19" w14:textId="5EFF3FF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C8D262" w14:textId="37421D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0BE8BD6" w14:textId="1FD87E7D" w:rsidR="009E0EEB" w:rsidRDefault="009E0EEB" w:rsidP="00BF61E2">
            <w:pPr>
              <w:spacing w:before="60" w:after="60"/>
              <w:jc w:val="center"/>
              <w:rPr>
                <w:sz w:val="20"/>
                <w:szCs w:val="20"/>
              </w:rPr>
            </w:pPr>
            <w:r>
              <w:rPr>
                <w:sz w:val="20"/>
                <w:szCs w:val="20"/>
              </w:rPr>
              <w:t>-</w:t>
            </w:r>
          </w:p>
        </w:tc>
        <w:tc>
          <w:tcPr>
            <w:tcW w:w="371" w:type="pct"/>
            <w:vAlign w:val="center"/>
          </w:tcPr>
          <w:p w14:paraId="7BEF35F2" w14:textId="74AD2056" w:rsidR="009E0EEB" w:rsidRPr="00FF435B" w:rsidRDefault="009E0EEB" w:rsidP="00BF61E2">
            <w:pPr>
              <w:spacing w:before="60" w:after="60"/>
              <w:jc w:val="center"/>
              <w:rPr>
                <w:sz w:val="20"/>
                <w:szCs w:val="20"/>
              </w:rPr>
            </w:pPr>
            <w:r>
              <w:rPr>
                <w:sz w:val="20"/>
                <w:szCs w:val="20"/>
              </w:rPr>
              <w:t>-</w:t>
            </w:r>
          </w:p>
        </w:tc>
        <w:tc>
          <w:tcPr>
            <w:tcW w:w="371" w:type="pct"/>
            <w:vAlign w:val="center"/>
          </w:tcPr>
          <w:p w14:paraId="22F57DA0" w14:textId="5D3EFD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E12E94" w14:textId="0E313565"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C4BA3B" w14:textId="5ED5AD0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9295ACE" w14:textId="3CA7F492" w:rsidR="009E0EEB" w:rsidRPr="00FF435B" w:rsidRDefault="009E0EEB" w:rsidP="00BF61E2">
            <w:pPr>
              <w:keepNext/>
              <w:spacing w:before="60" w:after="60"/>
              <w:jc w:val="center"/>
              <w:rPr>
                <w:sz w:val="20"/>
                <w:szCs w:val="20"/>
              </w:rPr>
            </w:pPr>
            <w:r>
              <w:rPr>
                <w:sz w:val="20"/>
                <w:szCs w:val="20"/>
              </w:rPr>
              <w:t>-</w:t>
            </w:r>
          </w:p>
        </w:tc>
      </w:tr>
      <w:tr w:rsidR="009E0EEB" w:rsidRPr="00FF435B" w14:paraId="1A4DB3E7" w14:textId="77777777" w:rsidTr="009E0EEB">
        <w:tc>
          <w:tcPr>
            <w:tcW w:w="506" w:type="pct"/>
            <w:vAlign w:val="center"/>
          </w:tcPr>
          <w:p w14:paraId="3AD5A037" w14:textId="4C833FF4" w:rsidR="009E0EEB" w:rsidRDefault="00F25491" w:rsidP="00BF61E2">
            <w:pPr>
              <w:spacing w:before="60" w:after="60"/>
              <w:jc w:val="center"/>
              <w:rPr>
                <w:b/>
                <w:sz w:val="20"/>
                <w:szCs w:val="20"/>
              </w:rPr>
            </w:pPr>
            <w:hyperlink w:anchor="_RS-290" w:history="1">
              <w:r w:rsidR="009E0EEB" w:rsidRPr="002B1E29">
                <w:rPr>
                  <w:rStyle w:val="Hipervnculo"/>
                  <w:b/>
                  <w:sz w:val="20"/>
                  <w:szCs w:val="20"/>
                </w:rPr>
                <w:t>RS-290</w:t>
              </w:r>
            </w:hyperlink>
          </w:p>
        </w:tc>
        <w:tc>
          <w:tcPr>
            <w:tcW w:w="412" w:type="pct"/>
          </w:tcPr>
          <w:p w14:paraId="30703B91" w14:textId="2E8B6D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CA9FE7E" w14:textId="6CAFC6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95194B" w14:textId="6AA1075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2F80CD6" w14:textId="67A577AD" w:rsidR="009E0EEB" w:rsidRPr="00FF435B" w:rsidRDefault="009E0EEB" w:rsidP="00BF61E2">
            <w:pPr>
              <w:spacing w:before="60" w:after="60"/>
              <w:jc w:val="center"/>
              <w:rPr>
                <w:sz w:val="20"/>
                <w:szCs w:val="20"/>
              </w:rPr>
            </w:pPr>
            <w:r>
              <w:rPr>
                <w:sz w:val="20"/>
                <w:szCs w:val="20"/>
              </w:rPr>
              <w:t>-</w:t>
            </w:r>
          </w:p>
        </w:tc>
        <w:tc>
          <w:tcPr>
            <w:tcW w:w="371" w:type="pct"/>
            <w:vAlign w:val="center"/>
          </w:tcPr>
          <w:p w14:paraId="31116F98" w14:textId="014533EF" w:rsidR="009E0EEB" w:rsidRPr="00FF435B" w:rsidRDefault="009E0EEB" w:rsidP="00BF61E2">
            <w:pPr>
              <w:spacing w:before="60" w:after="60"/>
              <w:jc w:val="center"/>
              <w:rPr>
                <w:sz w:val="20"/>
                <w:szCs w:val="20"/>
              </w:rPr>
            </w:pPr>
            <w:r>
              <w:rPr>
                <w:sz w:val="20"/>
                <w:szCs w:val="20"/>
              </w:rPr>
              <w:t>-</w:t>
            </w:r>
          </w:p>
        </w:tc>
        <w:tc>
          <w:tcPr>
            <w:tcW w:w="371" w:type="pct"/>
            <w:vAlign w:val="center"/>
          </w:tcPr>
          <w:p w14:paraId="04F2F75C" w14:textId="7E854BB2" w:rsidR="009E0EEB" w:rsidRPr="00FF435B" w:rsidRDefault="009E0EEB" w:rsidP="00BF61E2">
            <w:pPr>
              <w:spacing w:before="60" w:after="60"/>
              <w:jc w:val="center"/>
              <w:rPr>
                <w:sz w:val="20"/>
                <w:szCs w:val="20"/>
              </w:rPr>
            </w:pPr>
            <w:r>
              <w:rPr>
                <w:sz w:val="20"/>
                <w:szCs w:val="20"/>
              </w:rPr>
              <w:t>-</w:t>
            </w:r>
          </w:p>
        </w:tc>
        <w:tc>
          <w:tcPr>
            <w:tcW w:w="371" w:type="pct"/>
            <w:vAlign w:val="center"/>
          </w:tcPr>
          <w:p w14:paraId="4D541F02" w14:textId="4F793988" w:rsidR="009E0EEB" w:rsidRDefault="009E0EEB" w:rsidP="00BF61E2">
            <w:pPr>
              <w:spacing w:before="60" w:after="60"/>
              <w:jc w:val="center"/>
              <w:rPr>
                <w:sz w:val="20"/>
                <w:szCs w:val="20"/>
              </w:rPr>
            </w:pPr>
            <w:r>
              <w:rPr>
                <w:sz w:val="20"/>
                <w:szCs w:val="20"/>
              </w:rPr>
              <w:t>-</w:t>
            </w:r>
          </w:p>
        </w:tc>
        <w:tc>
          <w:tcPr>
            <w:tcW w:w="371" w:type="pct"/>
            <w:vAlign w:val="center"/>
          </w:tcPr>
          <w:p w14:paraId="6D1072D7" w14:textId="19076FAE" w:rsidR="009E0EEB" w:rsidRPr="00FF435B" w:rsidRDefault="009E0EEB" w:rsidP="00BF61E2">
            <w:pPr>
              <w:spacing w:before="60" w:after="60"/>
              <w:jc w:val="center"/>
              <w:rPr>
                <w:sz w:val="20"/>
                <w:szCs w:val="20"/>
              </w:rPr>
            </w:pPr>
            <w:r>
              <w:rPr>
                <w:sz w:val="20"/>
                <w:szCs w:val="20"/>
              </w:rPr>
              <w:t>-</w:t>
            </w:r>
          </w:p>
        </w:tc>
        <w:tc>
          <w:tcPr>
            <w:tcW w:w="371" w:type="pct"/>
            <w:vAlign w:val="center"/>
          </w:tcPr>
          <w:p w14:paraId="2B1280E4" w14:textId="548021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FE77C1F" w14:textId="4E5A8B3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E91B489" w14:textId="465BCD3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6C7CE99" w14:textId="125E4AA7" w:rsidR="009E0EEB" w:rsidRPr="00FF435B" w:rsidRDefault="009E0EEB" w:rsidP="00BF61E2">
            <w:pPr>
              <w:keepNext/>
              <w:spacing w:before="60" w:after="60"/>
              <w:jc w:val="center"/>
              <w:rPr>
                <w:sz w:val="20"/>
                <w:szCs w:val="20"/>
              </w:rPr>
            </w:pPr>
            <w:r>
              <w:rPr>
                <w:sz w:val="20"/>
                <w:szCs w:val="20"/>
              </w:rPr>
              <w:t>-</w:t>
            </w:r>
          </w:p>
        </w:tc>
      </w:tr>
      <w:tr w:rsidR="009E0EEB" w:rsidRPr="00FF435B" w14:paraId="33596725" w14:textId="77777777" w:rsidTr="009E0EEB">
        <w:tc>
          <w:tcPr>
            <w:tcW w:w="506" w:type="pct"/>
            <w:vAlign w:val="center"/>
          </w:tcPr>
          <w:p w14:paraId="0171897C" w14:textId="5343AB30" w:rsidR="009E0EEB" w:rsidRDefault="00F25491" w:rsidP="00BF61E2">
            <w:pPr>
              <w:spacing w:before="60" w:after="60"/>
              <w:jc w:val="center"/>
              <w:rPr>
                <w:b/>
                <w:sz w:val="20"/>
                <w:szCs w:val="20"/>
              </w:rPr>
            </w:pPr>
            <w:hyperlink w:anchor="_RS-300" w:history="1">
              <w:r w:rsidR="009E0EEB" w:rsidRPr="002B1E29">
                <w:rPr>
                  <w:rStyle w:val="Hipervnculo"/>
                  <w:b/>
                  <w:sz w:val="20"/>
                  <w:szCs w:val="20"/>
                </w:rPr>
                <w:t>RS-300</w:t>
              </w:r>
            </w:hyperlink>
          </w:p>
        </w:tc>
        <w:tc>
          <w:tcPr>
            <w:tcW w:w="412" w:type="pct"/>
          </w:tcPr>
          <w:p w14:paraId="7BB4044E" w14:textId="35ECA0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160F43" w14:textId="2E6A99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D544426" w14:textId="3EA3CB35" w:rsidR="009E0EEB" w:rsidRPr="00FF435B" w:rsidRDefault="009E0EEB" w:rsidP="00BF61E2">
            <w:pPr>
              <w:spacing w:before="60" w:after="60"/>
              <w:jc w:val="center"/>
              <w:rPr>
                <w:sz w:val="20"/>
                <w:szCs w:val="20"/>
              </w:rPr>
            </w:pPr>
            <w:r>
              <w:rPr>
                <w:sz w:val="20"/>
                <w:szCs w:val="20"/>
              </w:rPr>
              <w:t>-</w:t>
            </w:r>
          </w:p>
        </w:tc>
        <w:tc>
          <w:tcPr>
            <w:tcW w:w="371" w:type="pct"/>
            <w:vAlign w:val="center"/>
          </w:tcPr>
          <w:p w14:paraId="44C7323B" w14:textId="51ED16F7" w:rsidR="009E0EEB" w:rsidRPr="00FF435B" w:rsidRDefault="009E0EEB" w:rsidP="00BF61E2">
            <w:pPr>
              <w:spacing w:before="60" w:after="60"/>
              <w:jc w:val="center"/>
              <w:rPr>
                <w:sz w:val="20"/>
                <w:szCs w:val="20"/>
              </w:rPr>
            </w:pPr>
            <w:r>
              <w:rPr>
                <w:sz w:val="20"/>
                <w:szCs w:val="20"/>
              </w:rPr>
              <w:t>-</w:t>
            </w:r>
          </w:p>
        </w:tc>
        <w:tc>
          <w:tcPr>
            <w:tcW w:w="371" w:type="pct"/>
            <w:vAlign w:val="center"/>
          </w:tcPr>
          <w:p w14:paraId="28DEE5C4" w14:textId="56E605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214C00" w14:textId="5AB5F5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3AB064C" w14:textId="78A0F21E" w:rsidR="009E0EEB" w:rsidRDefault="009E0EEB" w:rsidP="00BF61E2">
            <w:pPr>
              <w:spacing w:before="60" w:after="60"/>
              <w:jc w:val="center"/>
              <w:rPr>
                <w:sz w:val="20"/>
                <w:szCs w:val="20"/>
              </w:rPr>
            </w:pPr>
            <w:r>
              <w:rPr>
                <w:sz w:val="20"/>
                <w:szCs w:val="20"/>
              </w:rPr>
              <w:t>-</w:t>
            </w:r>
          </w:p>
        </w:tc>
        <w:tc>
          <w:tcPr>
            <w:tcW w:w="371" w:type="pct"/>
            <w:vAlign w:val="center"/>
          </w:tcPr>
          <w:p w14:paraId="0E44105C" w14:textId="2F365D6E" w:rsidR="009E0EEB" w:rsidRPr="00FF435B" w:rsidRDefault="009E0EEB" w:rsidP="00BF61E2">
            <w:pPr>
              <w:spacing w:before="60" w:after="60"/>
              <w:jc w:val="center"/>
              <w:rPr>
                <w:sz w:val="20"/>
                <w:szCs w:val="20"/>
              </w:rPr>
            </w:pPr>
            <w:r>
              <w:rPr>
                <w:sz w:val="20"/>
                <w:szCs w:val="20"/>
              </w:rPr>
              <w:t>-</w:t>
            </w:r>
          </w:p>
        </w:tc>
        <w:tc>
          <w:tcPr>
            <w:tcW w:w="371" w:type="pct"/>
            <w:vAlign w:val="center"/>
          </w:tcPr>
          <w:p w14:paraId="64344481" w14:textId="52A2D21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34F3B6" w14:textId="029B24DC"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E7667B5" w14:textId="4ADDAC5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755562" w14:textId="46629254" w:rsidR="009E0EEB" w:rsidRPr="00FF435B" w:rsidRDefault="009E0EEB"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Descripcin"/>
      </w:pPr>
      <w:bookmarkStart w:id="150" w:name="_Toc513107592"/>
      <w:r>
        <w:t xml:space="preserve">Table </w:t>
      </w:r>
      <w:r>
        <w:fldChar w:fldCharType="begin"/>
      </w:r>
      <w:r>
        <w:instrText xml:space="preserve"> SEQ Table \* ARABIC </w:instrText>
      </w:r>
      <w:r>
        <w:fldChar w:fldCharType="separate"/>
      </w:r>
      <w:r w:rsidR="00811AAF">
        <w:rPr>
          <w:noProof/>
        </w:rPr>
        <w:t>43</w:t>
      </w:r>
      <w:r>
        <w:fldChar w:fldCharType="end"/>
      </w:r>
      <w:r>
        <w:t>: ESPDResponse - Test Cases and Business Rules</w:t>
      </w:r>
      <w:bookmarkEnd w:id="150"/>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Ttulo1"/>
      </w:pPr>
      <w:bookmarkStart w:id="151" w:name="_Toc513107693"/>
      <w:r>
        <w:lastRenderedPageBreak/>
        <w:t>Common Business Rules</w:t>
      </w:r>
      <w:bookmarkEnd w:id="151"/>
    </w:p>
    <w:p w14:paraId="12B9DD45" w14:textId="6FFE1DDB" w:rsidR="00AC53D6" w:rsidRDefault="00AC53D6" w:rsidP="00AC53D6">
      <w:pPr>
        <w:pStyle w:val="Ttulo2"/>
      </w:pPr>
      <w:bookmarkStart w:id="152" w:name="_BR-COM-10_1"/>
      <w:bookmarkStart w:id="153" w:name="_Ref510784802"/>
      <w:bookmarkStart w:id="154" w:name="_Toc513107694"/>
      <w:bookmarkEnd w:id="152"/>
      <w:r>
        <w:t>BR-COM-10</w:t>
      </w:r>
      <w:bookmarkEnd w:id="153"/>
      <w:bookmarkEnd w:id="154"/>
    </w:p>
    <w:tbl>
      <w:tblPr>
        <w:tblStyle w:val="Tablaconcuadrcula"/>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Prrafodelista"/>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Prrafodelista"/>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F25491" w:rsidP="0015279F">
            <w:pPr>
              <w:spacing w:before="60" w:after="60"/>
              <w:jc w:val="left"/>
              <w:rPr>
                <w:rFonts w:ascii="Courier New" w:hAnsi="Courier New" w:cs="Courier New"/>
                <w:sz w:val="20"/>
              </w:rPr>
            </w:pPr>
            <w:hyperlink r:id="rId12"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Prrafodelista"/>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Prrafodelista"/>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Prrafodelista"/>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Prrafodelista"/>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Prrafodelista"/>
              <w:numPr>
                <w:ilvl w:val="0"/>
                <w:numId w:val="12"/>
              </w:numPr>
              <w:spacing w:before="60" w:after="60"/>
              <w:jc w:val="left"/>
              <w:rPr>
                <w:sz w:val="20"/>
              </w:rPr>
            </w:pPr>
            <w:r w:rsidRPr="003E26AD">
              <w:rPr>
                <w:rFonts w:ascii="Courier New" w:hAnsi="Courier New" w:cs="Courier New"/>
                <w:sz w:val="20"/>
              </w:rPr>
              <w:t>/cac</w:t>
            </w:r>
            <w:proofErr w:type="gramStart"/>
            <w:r w:rsidRPr="003E26AD">
              <w:rPr>
                <w:rFonts w:ascii="Courier New" w:hAnsi="Courier New" w:cs="Courier New"/>
                <w:sz w:val="20"/>
              </w:rPr>
              <w:t>:AdditionalDocumentReference</w:t>
            </w:r>
            <w:proofErr w:type="gramEnd"/>
            <w:r w:rsidRPr="003E26AD">
              <w:rPr>
                <w:rFonts w:ascii="Courier New" w:hAnsi="Courier New" w:cs="Courier New"/>
                <w:sz w:val="20"/>
              </w:rPr>
              <w:t xml:space="preserve"> /cbc:DocumentTypeCode</w:t>
            </w:r>
            <w:r w:rsidRPr="003E26AD">
              <w:rPr>
                <w:sz w:val="20"/>
              </w:rPr>
              <w:t xml:space="preserve"> is</w:t>
            </w:r>
            <w:r>
              <w:rPr>
                <w:sz w:val="20"/>
              </w:rPr>
              <w:t xml:space="preserve"> mandatory.</w:t>
            </w:r>
          </w:p>
        </w:tc>
      </w:tr>
    </w:tbl>
    <w:p w14:paraId="188C1334" w14:textId="71E3C9FC" w:rsidR="00AC53D6" w:rsidRDefault="00AC53D6" w:rsidP="00DB1C0B">
      <w:pPr>
        <w:pStyle w:val="Descripcin"/>
      </w:pPr>
      <w:bookmarkStart w:id="155" w:name="_Toc513107593"/>
      <w:r>
        <w:t xml:space="preserve">Table </w:t>
      </w:r>
      <w:r w:rsidR="00DE59C8">
        <w:fldChar w:fldCharType="begin"/>
      </w:r>
      <w:r w:rsidR="00DE59C8">
        <w:instrText xml:space="preserve"> SEQ Table \* ARABIC </w:instrText>
      </w:r>
      <w:r w:rsidR="00DE59C8">
        <w:fldChar w:fldCharType="separate"/>
      </w:r>
      <w:r w:rsidR="00811AAF">
        <w:rPr>
          <w:noProof/>
        </w:rPr>
        <w:t>44</w:t>
      </w:r>
      <w:r w:rsidR="00DE59C8">
        <w:fldChar w:fldCharType="end"/>
      </w:r>
      <w:r>
        <w:t>: BR-COM-10</w:t>
      </w:r>
      <w:bookmarkEnd w:id="155"/>
    </w:p>
    <w:p w14:paraId="50C964AF" w14:textId="65F32EFE" w:rsidR="00AC53D6" w:rsidRDefault="00AC53D6" w:rsidP="00AC53D6">
      <w:pPr>
        <w:pStyle w:val="Ttulo3"/>
      </w:pPr>
      <w:bookmarkStart w:id="156" w:name="_BR-COM-10-S10"/>
      <w:bookmarkStart w:id="157" w:name="_Toc513107695"/>
      <w:bookmarkEnd w:id="156"/>
      <w:r>
        <w:t>BR-COM-10-S10</w:t>
      </w:r>
      <w:bookmarkEnd w:id="157"/>
    </w:p>
    <w:tbl>
      <w:tblPr>
        <w:tblStyle w:val="Tablaconcuadrcula"/>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59CFC2E2" w:rsidR="00AC53D6" w:rsidRPr="00325629" w:rsidRDefault="00D73062" w:rsidP="0015279F">
            <w:pPr>
              <w:spacing w:before="60" w:after="60"/>
              <w:rPr>
                <w:sz w:val="20"/>
              </w:rPr>
            </w:pPr>
            <w:r>
              <w:rPr>
                <w:sz w:val="20"/>
              </w:rPr>
              <w:t>Above the threshold, information about the publication of the contract notice in TED MIGHT be provided</w:t>
            </w:r>
            <w:r w:rsidR="00AC53D6">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F25491" w:rsidP="0015279F">
            <w:pPr>
              <w:spacing w:before="60" w:after="60"/>
              <w:rPr>
                <w:sz w:val="20"/>
              </w:rPr>
            </w:pPr>
            <w:hyperlink r:id="rId13"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lastRenderedPageBreak/>
              <w:t>-</w:t>
            </w:r>
          </w:p>
        </w:tc>
        <w:tc>
          <w:tcPr>
            <w:tcW w:w="4248" w:type="dxa"/>
            <w:shd w:val="clear" w:color="auto" w:fill="auto"/>
            <w:vAlign w:val="center"/>
          </w:tcPr>
          <w:p w14:paraId="3CB9C987" w14:textId="09E04402" w:rsidR="00AC53D6" w:rsidRPr="00325629" w:rsidRDefault="00AC53D6" w:rsidP="0015279F">
            <w:pPr>
              <w:spacing w:before="60" w:after="60"/>
              <w:jc w:val="left"/>
              <w:rPr>
                <w:sz w:val="20"/>
              </w:rPr>
            </w:pPr>
            <w:r w:rsidRPr="008938C1">
              <w:rPr>
                <w:b/>
                <w:sz w:val="20"/>
              </w:rPr>
              <w:t>No Sch</w:t>
            </w:r>
            <w:r w:rsidR="00FE2CC3">
              <w:rPr>
                <w:b/>
                <w:sz w:val="20"/>
              </w:rPr>
              <w:t>ematron rule can be implemented as the threshold cannot be calculated.</w:t>
            </w:r>
          </w:p>
        </w:tc>
      </w:tr>
    </w:tbl>
    <w:p w14:paraId="2B5AFCB3" w14:textId="7E13DABE" w:rsidR="00AC53D6" w:rsidRDefault="00AC53D6" w:rsidP="00DB1C0B">
      <w:pPr>
        <w:pStyle w:val="Descripcin"/>
      </w:pPr>
      <w:bookmarkStart w:id="158" w:name="_Toc513107594"/>
      <w:r>
        <w:t xml:space="preserve">Table </w:t>
      </w:r>
      <w:r w:rsidR="00DE59C8">
        <w:fldChar w:fldCharType="begin"/>
      </w:r>
      <w:r w:rsidR="00DE59C8">
        <w:instrText xml:space="preserve"> SEQ Table \* ARABIC </w:instrText>
      </w:r>
      <w:r w:rsidR="00DE59C8">
        <w:fldChar w:fldCharType="separate"/>
      </w:r>
      <w:r w:rsidR="00811AAF">
        <w:rPr>
          <w:noProof/>
        </w:rPr>
        <w:t>45</w:t>
      </w:r>
      <w:r w:rsidR="00DE59C8">
        <w:fldChar w:fldCharType="end"/>
      </w:r>
      <w:r>
        <w:t>: BR-COM-10-S10</w:t>
      </w:r>
      <w:bookmarkEnd w:id="158"/>
    </w:p>
    <w:p w14:paraId="5C9D338C" w14:textId="2B89C1D9" w:rsidR="00AC53D6" w:rsidRDefault="00AC53D6" w:rsidP="00AC53D6">
      <w:pPr>
        <w:pStyle w:val="Ttulo3"/>
      </w:pPr>
      <w:bookmarkStart w:id="159" w:name="_BR-COM-10-S20"/>
      <w:bookmarkStart w:id="160" w:name="_Toc513107696"/>
      <w:bookmarkEnd w:id="159"/>
      <w:r>
        <w:t>BR-COM-10-S20</w:t>
      </w:r>
      <w:bookmarkEnd w:id="160"/>
    </w:p>
    <w:tbl>
      <w:tblPr>
        <w:tblStyle w:val="Tablaconcuadrcula"/>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1C0F45F0" w:rsidR="00AC53D6" w:rsidRPr="00325629" w:rsidRDefault="00D73062" w:rsidP="0015279F">
            <w:pPr>
              <w:spacing w:before="60" w:after="60"/>
              <w:rPr>
                <w:sz w:val="20"/>
              </w:rPr>
            </w:pPr>
            <w:r>
              <w:rPr>
                <w:sz w:val="20"/>
              </w:rPr>
              <w:t>Below the threshold, information about the publication of the contract notice in TED MIGHT be provided.</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F25491" w:rsidP="0015279F">
            <w:pPr>
              <w:spacing w:before="60" w:after="60"/>
              <w:rPr>
                <w:sz w:val="20"/>
              </w:rPr>
            </w:pPr>
            <w:hyperlink r:id="rId14"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5D7B3F58"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09FCEB58" w14:textId="0A348E44" w:rsidR="00AC53D6" w:rsidRDefault="00AC53D6" w:rsidP="00DB1C0B">
      <w:pPr>
        <w:pStyle w:val="Descripcin"/>
      </w:pPr>
      <w:bookmarkStart w:id="161" w:name="_Toc513107595"/>
      <w:r>
        <w:t xml:space="preserve">Table </w:t>
      </w:r>
      <w:r w:rsidR="00DE59C8">
        <w:fldChar w:fldCharType="begin"/>
      </w:r>
      <w:r w:rsidR="00DE59C8">
        <w:instrText xml:space="preserve"> SEQ Table \* ARABIC </w:instrText>
      </w:r>
      <w:r w:rsidR="00DE59C8">
        <w:fldChar w:fldCharType="separate"/>
      </w:r>
      <w:r w:rsidR="00811AAF">
        <w:rPr>
          <w:noProof/>
        </w:rPr>
        <w:t>46</w:t>
      </w:r>
      <w:r w:rsidR="00DE59C8">
        <w:fldChar w:fldCharType="end"/>
      </w:r>
      <w:r>
        <w:t>: BR-COM-10-S20</w:t>
      </w:r>
      <w:bookmarkEnd w:id="161"/>
    </w:p>
    <w:p w14:paraId="46DD4D89" w14:textId="1F2DB8EE" w:rsidR="00AC53D6" w:rsidRDefault="00AC53D6" w:rsidP="00AC53D6">
      <w:pPr>
        <w:pStyle w:val="Ttulo3"/>
      </w:pPr>
      <w:bookmarkStart w:id="162" w:name="_BR-COM-10-S30"/>
      <w:bookmarkStart w:id="163" w:name="_Toc513107697"/>
      <w:bookmarkEnd w:id="162"/>
      <w:r>
        <w:t>BR-COM-10-S30</w:t>
      </w:r>
      <w:bookmarkEnd w:id="163"/>
    </w:p>
    <w:tbl>
      <w:tblPr>
        <w:tblStyle w:val="Tablaconcuadrcula"/>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F25491" w:rsidP="0015279F">
            <w:pPr>
              <w:spacing w:before="60" w:after="60"/>
              <w:rPr>
                <w:sz w:val="20"/>
              </w:rPr>
            </w:pPr>
            <w:hyperlink r:id="rId15" w:anchor="BIS41-ESPDV2.0-tbr070-007" w:history="1">
              <w:r w:rsidR="00AC34B4" w:rsidRPr="000D5710">
                <w:rPr>
                  <w:rStyle w:val="nf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381B91E5"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30588168" w14:textId="6657C47C" w:rsidR="00AC53D6" w:rsidRDefault="00AC53D6" w:rsidP="00DB1C0B">
      <w:pPr>
        <w:pStyle w:val="Descripcin"/>
      </w:pPr>
      <w:bookmarkStart w:id="164" w:name="_Toc513107596"/>
      <w:r>
        <w:t xml:space="preserve">Table </w:t>
      </w:r>
      <w:r w:rsidR="00DE59C8">
        <w:fldChar w:fldCharType="begin"/>
      </w:r>
      <w:r w:rsidR="00DE59C8">
        <w:instrText xml:space="preserve"> SEQ Table \* ARABIC </w:instrText>
      </w:r>
      <w:r w:rsidR="00DE59C8">
        <w:fldChar w:fldCharType="separate"/>
      </w:r>
      <w:r w:rsidR="00811AAF">
        <w:rPr>
          <w:noProof/>
        </w:rPr>
        <w:t>47</w:t>
      </w:r>
      <w:r w:rsidR="00DE59C8">
        <w:fldChar w:fldCharType="end"/>
      </w:r>
      <w:r>
        <w:t>: BR-COM-10-S30</w:t>
      </w:r>
      <w:bookmarkEnd w:id="164"/>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Ttulo1"/>
      </w:pPr>
      <w:bookmarkStart w:id="165" w:name="_Toc513107698"/>
      <w:r>
        <w:lastRenderedPageBreak/>
        <w:t>Common</w:t>
      </w:r>
      <w:r w:rsidR="00522444">
        <w:t xml:space="preserve"> ESPDRequest</w:t>
      </w:r>
      <w:r>
        <w:t xml:space="preserve"> Rules</w:t>
      </w:r>
      <w:bookmarkEnd w:id="165"/>
    </w:p>
    <w:p w14:paraId="12E8DAAB" w14:textId="1048021A" w:rsidR="00B348C4" w:rsidRDefault="00B348C4" w:rsidP="00B348C4">
      <w:pPr>
        <w:pStyle w:val="Ttulo2"/>
      </w:pPr>
      <w:bookmarkStart w:id="166" w:name="_BR-COM-10"/>
      <w:bookmarkStart w:id="167" w:name="_BR-COM-20"/>
      <w:bookmarkStart w:id="168" w:name="_BR-REQ-20"/>
      <w:bookmarkStart w:id="169" w:name="_Toc513107699"/>
      <w:bookmarkEnd w:id="166"/>
      <w:bookmarkEnd w:id="167"/>
      <w:bookmarkEnd w:id="168"/>
      <w:r>
        <w:t>BR</w:t>
      </w:r>
      <w:r w:rsidR="001236B6">
        <w:t>-REQ-</w:t>
      </w:r>
      <w:r>
        <w:t>20</w:t>
      </w:r>
      <w:bookmarkEnd w:id="169"/>
    </w:p>
    <w:tbl>
      <w:tblPr>
        <w:tblStyle w:val="Tablaconcuadrcula"/>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Prrafodelista"/>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F25491" w:rsidP="004E6215">
            <w:pPr>
              <w:spacing w:before="60" w:after="60"/>
              <w:jc w:val="left"/>
              <w:rPr>
                <w:rFonts w:cs="Courier New"/>
                <w:sz w:val="20"/>
              </w:rPr>
            </w:pPr>
            <w:hyperlink r:id="rId16" w:anchor="BIS41-ESPDV2.0-tbr070-01" w:history="1">
              <w:r w:rsidR="001E7004" w:rsidRPr="00F812F2">
                <w:rPr>
                  <w:rStyle w:val="nf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Prrafodelista"/>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Prrafodelista"/>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w:t>
            </w:r>
            <w:proofErr w:type="gramStart"/>
            <w:r w:rsidRPr="00E14658">
              <w:rPr>
                <w:rFonts w:ascii="Courier New" w:hAnsi="Courier New" w:cs="Courier New"/>
                <w:sz w:val="20"/>
              </w:rPr>
              <w:t>:ContractingParty</w:t>
            </w:r>
            <w:proofErr w:type="gramEnd"/>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5128B97F" w:rsidR="003E26AD" w:rsidRPr="00325629" w:rsidRDefault="00BF0E6B" w:rsidP="00152188">
            <w:pPr>
              <w:spacing w:before="60" w:after="60"/>
              <w:rPr>
                <w:sz w:val="20"/>
              </w:rPr>
            </w:pPr>
            <w:r w:rsidRPr="00BF0E6B">
              <w:rPr>
                <w:sz w:val="20"/>
              </w:rPr>
              <w:t>Use the official name of th</w:t>
            </w:r>
            <w:r>
              <w:rPr>
                <w:sz w:val="20"/>
              </w:rPr>
              <w:t>e contracting body is mandatory</w:t>
            </w:r>
            <w:r w:rsidR="003E26AD" w:rsidRPr="003E26AD">
              <w:rPr>
                <w:sz w:val="20"/>
              </w:rPr>
              <w:t>.</w:t>
            </w:r>
          </w:p>
        </w:tc>
        <w:tc>
          <w:tcPr>
            <w:tcW w:w="4375" w:type="dxa"/>
            <w:shd w:val="clear" w:color="auto" w:fill="auto"/>
            <w:vAlign w:val="center"/>
          </w:tcPr>
          <w:p w14:paraId="3B3D7157" w14:textId="78151C0C"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Prrafodelista"/>
              <w:numPr>
                <w:ilvl w:val="0"/>
                <w:numId w:val="10"/>
              </w:numPr>
              <w:spacing w:before="60" w:after="60"/>
              <w:ind w:left="318"/>
              <w:jc w:val="left"/>
              <w:rPr>
                <w:sz w:val="20"/>
              </w:rPr>
            </w:pPr>
            <w:r w:rsidRPr="003E26AD">
              <w:rPr>
                <w:rFonts w:ascii="Courier New" w:hAnsi="Courier New" w:cs="Courier New"/>
                <w:sz w:val="20"/>
              </w:rPr>
              <w:t>/cac</w:t>
            </w:r>
            <w:proofErr w:type="gramStart"/>
            <w:r w:rsidRPr="003E26AD">
              <w:rPr>
                <w:rFonts w:ascii="Courier New" w:hAnsi="Courier New" w:cs="Courier New"/>
                <w:sz w:val="20"/>
              </w:rPr>
              <w:t>:ContractingParty</w:t>
            </w:r>
            <w:proofErr w:type="gramEnd"/>
            <w:r w:rsidRPr="003E26AD">
              <w:rPr>
                <w:rFonts w:ascii="Courier New" w:hAnsi="Courier New" w:cs="Courier New"/>
                <w:sz w:val="20"/>
              </w:rPr>
              <w:t>/cac:Party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nf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Prrafodelista"/>
              <w:numPr>
                <w:ilvl w:val="0"/>
                <w:numId w:val="10"/>
              </w:numPr>
              <w:spacing w:before="60" w:after="60"/>
              <w:ind w:left="318"/>
              <w:jc w:val="left"/>
              <w:rPr>
                <w:sz w:val="20"/>
              </w:rPr>
            </w:pPr>
            <w:r>
              <w:rPr>
                <w:rFonts w:ascii="Courier New" w:hAnsi="Courier New" w:cs="Courier New"/>
                <w:sz w:val="20"/>
              </w:rPr>
              <w:t>/cac</w:t>
            </w:r>
            <w:proofErr w:type="gramStart"/>
            <w:r>
              <w:rPr>
                <w:rFonts w:ascii="Courier New" w:hAnsi="Courier New" w:cs="Courier New"/>
                <w:sz w:val="20"/>
              </w:rPr>
              <w:t>:ContractingParty</w:t>
            </w:r>
            <w:proofErr w:type="gramEnd"/>
            <w:r>
              <w:rPr>
                <w:rFonts w:ascii="Courier New" w:hAnsi="Courier New" w:cs="Courier New"/>
                <w:sz w:val="20"/>
              </w:rPr>
              <w:t>/cac:Party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Prrafodelista"/>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Prrafodelista"/>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w:t>
            </w:r>
            <w:proofErr w:type="gramStart"/>
            <w:r>
              <w:rPr>
                <w:rFonts w:ascii="Courier New" w:hAnsi="Courier New" w:cs="Courier New"/>
                <w:sz w:val="20"/>
              </w:rPr>
              <w:t>:ContractingParty</w:t>
            </w:r>
            <w:proofErr w:type="gramEnd"/>
            <w:r>
              <w:rPr>
                <w:rFonts w:ascii="Courier New" w:hAnsi="Courier New" w:cs="Courier New"/>
                <w:sz w:val="20"/>
              </w:rPr>
              <w:t xml:space="preserve">/cac:Party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AB1E6B" w:rsidRPr="00325629" w14:paraId="60ACE536" w14:textId="77777777" w:rsidTr="001236B6">
        <w:tc>
          <w:tcPr>
            <w:tcW w:w="8495" w:type="dxa"/>
            <w:gridSpan w:val="3"/>
            <w:shd w:val="clear" w:color="auto" w:fill="D9D9D9" w:themeFill="background1" w:themeFillShade="D9"/>
            <w:vAlign w:val="center"/>
          </w:tcPr>
          <w:p w14:paraId="09496B7A" w14:textId="3EF6C9F6" w:rsidR="00AB1E6B" w:rsidRPr="00F812F2" w:rsidRDefault="00AB1E6B" w:rsidP="00AB1E6B">
            <w:pPr>
              <w:spacing w:before="60" w:after="60"/>
              <w:jc w:val="center"/>
              <w:rPr>
                <w:i/>
                <w:sz w:val="20"/>
              </w:rPr>
            </w:pPr>
            <w:r w:rsidRPr="00F812F2">
              <w:rPr>
                <w:i/>
                <w:sz w:val="20"/>
              </w:rPr>
              <w:t>/cac:ContractingParty/cac:Party/cac:ServiceProviderParty[0..n]</w:t>
            </w:r>
          </w:p>
        </w:tc>
      </w:tr>
      <w:tr w:rsidR="00AB1E6B" w:rsidRPr="00325629" w14:paraId="734D3DC9" w14:textId="77777777" w:rsidTr="001236B6">
        <w:tc>
          <w:tcPr>
            <w:tcW w:w="8495" w:type="dxa"/>
            <w:gridSpan w:val="3"/>
            <w:shd w:val="clear" w:color="auto" w:fill="D9D9D9" w:themeFill="background1" w:themeFillShade="D9"/>
            <w:vAlign w:val="center"/>
          </w:tcPr>
          <w:p w14:paraId="77F7AA4D" w14:textId="2929ADA1" w:rsidR="00AB1E6B" w:rsidRPr="00F812F2" w:rsidRDefault="00AB1E6B" w:rsidP="00AB1E6B">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nfasis"/>
                  <w:color w:val="2156A5"/>
                  <w:spacing w:val="-2"/>
                  <w:sz w:val="20"/>
                  <w:szCs w:val="20"/>
                  <w:u w:val="single"/>
                </w:rPr>
                <w:t>tbr070-011</w:t>
              </w:r>
            </w:hyperlink>
          </w:p>
        </w:tc>
      </w:tr>
      <w:tr w:rsidR="00AB1E6B" w:rsidRPr="00325629" w14:paraId="1D5D9221" w14:textId="6E98E13D" w:rsidTr="003E26AD">
        <w:tc>
          <w:tcPr>
            <w:tcW w:w="4120" w:type="dxa"/>
            <w:gridSpan w:val="2"/>
            <w:shd w:val="clear" w:color="auto" w:fill="auto"/>
            <w:vAlign w:val="center"/>
          </w:tcPr>
          <w:p w14:paraId="471984E4" w14:textId="0954732D" w:rsidR="00AB1E6B" w:rsidRPr="00277085" w:rsidRDefault="00AB1E6B" w:rsidP="00AB1E6B">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390C0661" w14:textId="258A6978" w:rsidR="00AB1E6B" w:rsidRPr="00070936" w:rsidRDefault="00AB1E6B" w:rsidP="00AB1E6B">
            <w:pPr>
              <w:pStyle w:val="Prrafodelista"/>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w:t>
            </w:r>
            <w:proofErr w:type="gramStart"/>
            <w:r w:rsidRPr="00070936">
              <w:rPr>
                <w:rFonts w:ascii="Courier New" w:hAnsi="Courier New" w:cs="Courier New"/>
                <w:sz w:val="20"/>
              </w:rPr>
              <w:t>:ContractingParty</w:t>
            </w:r>
            <w:proofErr w:type="gramEnd"/>
            <w:r w:rsidRPr="00070936">
              <w:rPr>
                <w:rFonts w:ascii="Courier New" w:hAnsi="Courier New" w:cs="Courier New"/>
                <w:sz w:val="20"/>
              </w:rPr>
              <w:t>/cac:Party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AB1E6B" w:rsidRPr="00325629" w14:paraId="6FF09775" w14:textId="4A729DF9" w:rsidTr="003E26AD">
        <w:tc>
          <w:tcPr>
            <w:tcW w:w="4120" w:type="dxa"/>
            <w:gridSpan w:val="2"/>
            <w:shd w:val="clear" w:color="auto" w:fill="auto"/>
            <w:vAlign w:val="center"/>
          </w:tcPr>
          <w:p w14:paraId="44B1808B" w14:textId="15C9D48B" w:rsidR="00AB1E6B" w:rsidRPr="00070936" w:rsidRDefault="00AB1E6B" w:rsidP="00AB1E6B">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689D2711" w14:textId="02DAF1E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w:t>
            </w:r>
            <w:proofErr w:type="gramStart"/>
            <w:r w:rsidRPr="00070936">
              <w:rPr>
                <w:rFonts w:ascii="Courier New" w:hAnsi="Courier New" w:cs="Courier New"/>
                <w:sz w:val="20"/>
              </w:rPr>
              <w:t>:ContractingParty</w:t>
            </w:r>
            <w:proofErr w:type="gramEnd"/>
            <w:r w:rsidRPr="00070936">
              <w:rPr>
                <w:rFonts w:ascii="Courier New" w:hAnsi="Courier New" w:cs="Courier New"/>
                <w:sz w:val="20"/>
              </w:rPr>
              <w:t>/cac:Party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AB1E6B" w:rsidRPr="00325629" w14:paraId="78C621EC" w14:textId="6B6EBEAB" w:rsidTr="003E26AD">
        <w:tc>
          <w:tcPr>
            <w:tcW w:w="4120" w:type="dxa"/>
            <w:gridSpan w:val="2"/>
            <w:shd w:val="clear" w:color="auto" w:fill="auto"/>
            <w:vAlign w:val="center"/>
          </w:tcPr>
          <w:p w14:paraId="0A3EBFEB" w14:textId="49618DDC" w:rsidR="00AB1E6B" w:rsidRPr="00070936" w:rsidRDefault="00AB1E6B" w:rsidP="00AB1E6B">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245555B7" w14:textId="2B4933B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w:t>
            </w:r>
            <w:proofErr w:type="gramStart"/>
            <w:r w:rsidRPr="00070936">
              <w:rPr>
                <w:rFonts w:ascii="Courier New" w:hAnsi="Courier New" w:cs="Courier New"/>
                <w:sz w:val="20"/>
              </w:rPr>
              <w:t>:ContractingParty</w:t>
            </w:r>
            <w:proofErr w:type="gramEnd"/>
            <w:r w:rsidRPr="00070936">
              <w:rPr>
                <w:rFonts w:ascii="Courier New" w:hAnsi="Courier New" w:cs="Courier New"/>
                <w:sz w:val="20"/>
              </w:rPr>
              <w:t>/cac:Party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Descripcin"/>
      </w:pPr>
      <w:bookmarkStart w:id="170" w:name="_Toc513107597"/>
      <w:r>
        <w:lastRenderedPageBreak/>
        <w:t xml:space="preserve">Table </w:t>
      </w:r>
      <w:r w:rsidR="00DE59C8">
        <w:fldChar w:fldCharType="begin"/>
      </w:r>
      <w:r w:rsidR="00DE59C8">
        <w:instrText xml:space="preserve"> SEQ Table \* ARABIC </w:instrText>
      </w:r>
      <w:r w:rsidR="00DE59C8">
        <w:fldChar w:fldCharType="separate"/>
      </w:r>
      <w:r w:rsidR="00811AAF">
        <w:rPr>
          <w:noProof/>
        </w:rPr>
        <w:t>48</w:t>
      </w:r>
      <w:r w:rsidR="00DE59C8">
        <w:fldChar w:fldCharType="end"/>
      </w:r>
      <w:r>
        <w:t>: BR</w:t>
      </w:r>
      <w:r w:rsidR="001236B6">
        <w:t>-REQ-</w:t>
      </w:r>
      <w:r>
        <w:t>20</w:t>
      </w:r>
      <w:bookmarkEnd w:id="170"/>
    </w:p>
    <w:p w14:paraId="7DA00EEC" w14:textId="4FC10729" w:rsidR="0073111B" w:rsidRPr="001657DA" w:rsidRDefault="0073111B" w:rsidP="0073111B">
      <w:pPr>
        <w:pStyle w:val="Ttulo2"/>
      </w:pPr>
      <w:bookmarkStart w:id="171" w:name="_BR-COM-30"/>
      <w:bookmarkStart w:id="172" w:name="_BR-REQ-30"/>
      <w:bookmarkStart w:id="173" w:name="_Toc513107700"/>
      <w:bookmarkEnd w:id="171"/>
      <w:bookmarkEnd w:id="172"/>
      <w:r w:rsidRPr="001657DA">
        <w:t>BR</w:t>
      </w:r>
      <w:r w:rsidR="001236B6" w:rsidRPr="001657DA">
        <w:t>-REQ-</w:t>
      </w:r>
      <w:r w:rsidRPr="001657DA">
        <w:t>30</w:t>
      </w:r>
      <w:bookmarkEnd w:id="173"/>
    </w:p>
    <w:tbl>
      <w:tblPr>
        <w:tblStyle w:val="Tablaconcuadrcula"/>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0AECEA0E" w:rsidR="00277085" w:rsidRPr="00325629" w:rsidRDefault="00277085" w:rsidP="00277085">
            <w:pPr>
              <w:spacing w:before="60" w:after="60"/>
              <w:rPr>
                <w:sz w:val="20"/>
              </w:rPr>
            </w:pPr>
            <w:r w:rsidRPr="0073111B">
              <w:rPr>
                <w:sz w:val="20"/>
              </w:rPr>
              <w:t>Exclusion grounds</w:t>
            </w:r>
            <w:r w:rsidR="0098522B">
              <w:rPr>
                <w:sz w:val="20"/>
              </w:rPr>
              <w:t xml:space="preserve"> 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w:t>
            </w:r>
            <w:proofErr w:type="gramStart"/>
            <w:r>
              <w:rPr>
                <w:rFonts w:ascii="Courier New" w:hAnsi="Courier New" w:cs="Courier New"/>
                <w:sz w:val="20"/>
              </w:rPr>
              <w:t>:TenderingCriterion</w:t>
            </w:r>
            <w:proofErr w:type="gramEnd"/>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F25491" w:rsidP="00277085">
            <w:pPr>
              <w:spacing w:before="60" w:after="60"/>
              <w:jc w:val="left"/>
              <w:rPr>
                <w:rFonts w:cs="Courier New"/>
                <w:sz w:val="20"/>
              </w:rPr>
            </w:pPr>
            <w:hyperlink r:id="rId19" w:anchor="BIS41-ESPDV2.0-tbr070-009" w:history="1">
              <w:r w:rsidR="0024604B" w:rsidRPr="0024604B">
                <w:rPr>
                  <w:rStyle w:val="nf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1BA9125C" w:rsidR="002615CF" w:rsidRPr="00325629" w:rsidRDefault="002615CF" w:rsidP="0098522B">
            <w:pPr>
              <w:spacing w:before="60" w:after="60"/>
              <w:jc w:val="left"/>
              <w:rPr>
                <w:sz w:val="20"/>
              </w:rPr>
            </w:pPr>
            <w:r w:rsidRPr="0073111B">
              <w:rPr>
                <w:sz w:val="20"/>
              </w:rPr>
              <w:t>Exclusion grounds MUST be retrieved from e-Certis</w:t>
            </w:r>
            <w:r w:rsidR="0098522B">
              <w:rPr>
                <w:sz w:val="20"/>
              </w:rPr>
              <w:t xml:space="preserve">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c>
          <w:tcPr>
            <w:tcW w:w="4872" w:type="dxa"/>
            <w:shd w:val="clear" w:color="auto" w:fill="auto"/>
            <w:vAlign w:val="center"/>
          </w:tcPr>
          <w:p w14:paraId="2C6CE311" w14:textId="77777777" w:rsidR="002615CF" w:rsidRDefault="002615CF" w:rsidP="002615CF">
            <w:pPr>
              <w:pStyle w:val="Prrafodelista"/>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Prrafodelista"/>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AAF">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w:t>
            </w:r>
            <w:proofErr w:type="gramStart"/>
            <w:r w:rsidR="008F35F9">
              <w:rPr>
                <w:rFonts w:ascii="Courier New" w:hAnsi="Courier New" w:cs="Courier New"/>
                <w:sz w:val="20"/>
              </w:rPr>
              <w:t>:TenderingCriterion</w:t>
            </w:r>
            <w:proofErr w:type="gramEnd"/>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sidRPr="00811AAF">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Descripcin"/>
      </w:pPr>
      <w:bookmarkStart w:id="174" w:name="_Toc513107598"/>
      <w:r>
        <w:t xml:space="preserve">Table </w:t>
      </w:r>
      <w:r w:rsidR="00DE59C8">
        <w:fldChar w:fldCharType="begin"/>
      </w:r>
      <w:r w:rsidR="00DE59C8">
        <w:instrText xml:space="preserve"> SEQ Table \* ARABIC </w:instrText>
      </w:r>
      <w:r w:rsidR="00DE59C8">
        <w:fldChar w:fldCharType="separate"/>
      </w:r>
      <w:r w:rsidR="00811AAF">
        <w:rPr>
          <w:noProof/>
        </w:rPr>
        <w:t>49</w:t>
      </w:r>
      <w:r w:rsidR="00DE59C8">
        <w:fldChar w:fldCharType="end"/>
      </w:r>
      <w:r>
        <w:t>: BR</w:t>
      </w:r>
      <w:r w:rsidR="001236B6">
        <w:t>-REQ-</w:t>
      </w:r>
      <w:r>
        <w:t>30</w:t>
      </w:r>
      <w:bookmarkEnd w:id="174"/>
    </w:p>
    <w:p w14:paraId="72F3844B" w14:textId="1A82CF51" w:rsidR="005668F4" w:rsidRDefault="005668F4" w:rsidP="005668F4">
      <w:pPr>
        <w:pStyle w:val="Ttulo3"/>
      </w:pPr>
      <w:bookmarkStart w:id="175" w:name="_BR-COM-30-S10"/>
      <w:bookmarkStart w:id="176" w:name="_Toc513107701"/>
      <w:bookmarkEnd w:id="175"/>
      <w:r>
        <w:t>BR</w:t>
      </w:r>
      <w:r w:rsidR="001236B6">
        <w:t>-REQ-</w:t>
      </w:r>
      <w:r>
        <w:t>30-S10</w:t>
      </w:r>
      <w:bookmarkEnd w:id="176"/>
    </w:p>
    <w:tbl>
      <w:tblPr>
        <w:tblStyle w:val="Tablaconcuadrcula"/>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4E871293" w:rsidR="00F72C7F" w:rsidRPr="00325629" w:rsidRDefault="00F72C7F" w:rsidP="0098522B">
            <w:pPr>
              <w:spacing w:before="60" w:after="60"/>
              <w:rPr>
                <w:sz w:val="20"/>
              </w:rPr>
            </w:pPr>
            <w:r w:rsidRPr="005668F4">
              <w:rPr>
                <w:sz w:val="20"/>
              </w:rPr>
              <w:t xml:space="preserve">Information for common exclusion grounds (sections A, B and C) </w:t>
            </w:r>
            <w:r w:rsidR="0098522B">
              <w:rPr>
                <w:sz w:val="20"/>
              </w:rPr>
              <w:t xml:space="preserve">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F25491" w:rsidP="0024604B">
            <w:pPr>
              <w:spacing w:before="60" w:after="60"/>
              <w:rPr>
                <w:sz w:val="20"/>
              </w:rPr>
            </w:pPr>
            <w:hyperlink r:id="rId20" w:anchor="BIS41-ESPDV2.0-tbr070-009" w:history="1">
              <w:r w:rsidR="0024604B" w:rsidRPr="0024604B">
                <w:rPr>
                  <w:rStyle w:val="nf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4BAFF1FC" w:rsidR="00B27258" w:rsidRPr="00B27258" w:rsidRDefault="00B27258" w:rsidP="00526935">
            <w:pPr>
              <w:spacing w:before="60" w:after="60"/>
              <w:jc w:val="left"/>
              <w:rPr>
                <w:sz w:val="20"/>
              </w:rPr>
            </w:pPr>
            <w:r w:rsidRPr="008938C1">
              <w:rPr>
                <w:b/>
                <w:sz w:val="20"/>
              </w:rPr>
              <w:t xml:space="preserve">No </w:t>
            </w:r>
            <w:r w:rsidR="00FE2CC3">
              <w:rPr>
                <w:b/>
                <w:sz w:val="20"/>
              </w:rPr>
              <w:t xml:space="preserve">additional </w:t>
            </w:r>
            <w:r w:rsidRPr="008938C1">
              <w:rPr>
                <w:b/>
                <w:sz w:val="20"/>
              </w:rPr>
              <w:t xml:space="preserve">Schematron rule </w:t>
            </w:r>
            <w:r w:rsidR="00526935">
              <w:rPr>
                <w:b/>
                <w:sz w:val="20"/>
              </w:rPr>
              <w:t>needs to</w:t>
            </w:r>
            <w:r w:rsidRPr="008938C1">
              <w:rPr>
                <w:b/>
                <w:sz w:val="20"/>
              </w:rPr>
              <w:t xml:space="preserve"> be implemented</w:t>
            </w:r>
            <w:r w:rsidR="00FE2CC3">
              <w:rPr>
                <w:b/>
                <w:sz w:val="20"/>
              </w:rPr>
              <w:t xml:space="preserve"> as </w:t>
            </w:r>
            <w:r w:rsidR="00526935">
              <w:rPr>
                <w:b/>
                <w:sz w:val="20"/>
              </w:rPr>
              <w:t>all exclusion criteria rules are listed in BR-REQ-30.</w:t>
            </w:r>
          </w:p>
        </w:tc>
      </w:tr>
    </w:tbl>
    <w:p w14:paraId="77B0B49F" w14:textId="668F786F" w:rsidR="005668F4" w:rsidRDefault="005668F4" w:rsidP="00DB1C0B">
      <w:pPr>
        <w:pStyle w:val="Descripcin"/>
      </w:pPr>
      <w:bookmarkStart w:id="177" w:name="_Toc513107599"/>
      <w:r>
        <w:t xml:space="preserve">Table </w:t>
      </w:r>
      <w:r w:rsidR="00DE59C8">
        <w:fldChar w:fldCharType="begin"/>
      </w:r>
      <w:r w:rsidR="00DE59C8">
        <w:instrText xml:space="preserve"> SEQ Table \* ARABIC </w:instrText>
      </w:r>
      <w:r w:rsidR="00DE59C8">
        <w:fldChar w:fldCharType="separate"/>
      </w:r>
      <w:r w:rsidR="00811AAF">
        <w:rPr>
          <w:noProof/>
        </w:rPr>
        <w:t>50</w:t>
      </w:r>
      <w:r w:rsidR="00DE59C8">
        <w:fldChar w:fldCharType="end"/>
      </w:r>
      <w:r>
        <w:t>: BR</w:t>
      </w:r>
      <w:r w:rsidR="001236B6">
        <w:t>-REQ-</w:t>
      </w:r>
      <w:r w:rsidR="00224902">
        <w:t>3</w:t>
      </w:r>
      <w:r>
        <w:t>0-S10</w:t>
      </w:r>
      <w:bookmarkEnd w:id="177"/>
    </w:p>
    <w:p w14:paraId="7AD78C80" w14:textId="11613F65" w:rsidR="00224902" w:rsidRDefault="00224902" w:rsidP="00224902">
      <w:pPr>
        <w:pStyle w:val="Ttulo3"/>
      </w:pPr>
      <w:bookmarkStart w:id="178" w:name="_BR-COM-30-S20"/>
      <w:bookmarkStart w:id="179" w:name="_Toc513107702"/>
      <w:bookmarkEnd w:id="178"/>
      <w:r>
        <w:t>BR</w:t>
      </w:r>
      <w:r w:rsidR="001236B6">
        <w:t>-REQ-</w:t>
      </w:r>
      <w:r>
        <w:t>30-S20</w:t>
      </w:r>
      <w:bookmarkEnd w:id="179"/>
    </w:p>
    <w:tbl>
      <w:tblPr>
        <w:tblStyle w:val="Tablaconcuadrcula"/>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A63C25A" w:rsidR="002E60D2" w:rsidRPr="00325629" w:rsidRDefault="002E60D2" w:rsidP="002E60D2">
            <w:pPr>
              <w:spacing w:before="60" w:after="60"/>
              <w:rPr>
                <w:sz w:val="20"/>
              </w:rPr>
            </w:pPr>
            <w:r w:rsidRPr="00224902">
              <w:rPr>
                <w:sz w:val="20"/>
              </w:rPr>
              <w:t>Information for national exclusion grounds (section D) MUST be retrieved from e-</w:t>
            </w:r>
            <w:r w:rsidR="0098522B">
              <w:rPr>
                <w:sz w:val="20"/>
              </w:rPr>
              <w:t xml:space="preserv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lastRenderedPageBreak/>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t>Business requirement</w:t>
            </w:r>
          </w:p>
        </w:tc>
        <w:tc>
          <w:tcPr>
            <w:tcW w:w="6232" w:type="dxa"/>
            <w:gridSpan w:val="2"/>
            <w:vAlign w:val="center"/>
          </w:tcPr>
          <w:p w14:paraId="2B72232C" w14:textId="0E2FC597" w:rsidR="0024604B" w:rsidRPr="00325629" w:rsidRDefault="00F25491" w:rsidP="0024604B">
            <w:pPr>
              <w:spacing w:before="60" w:after="60"/>
              <w:rPr>
                <w:sz w:val="20"/>
              </w:rPr>
            </w:pPr>
            <w:hyperlink r:id="rId21" w:anchor="BIS41-ESPDV2.0-tbr070-009" w:history="1">
              <w:r w:rsidR="0024604B" w:rsidRPr="0024604B">
                <w:rPr>
                  <w:rStyle w:val="nf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526935" w:rsidRPr="00B27258" w14:paraId="245FBA37" w14:textId="77777777" w:rsidTr="00D85AB2">
        <w:tc>
          <w:tcPr>
            <w:tcW w:w="4120" w:type="dxa"/>
            <w:gridSpan w:val="2"/>
            <w:shd w:val="clear" w:color="auto" w:fill="auto"/>
            <w:vAlign w:val="center"/>
          </w:tcPr>
          <w:p w14:paraId="0BCDDD77" w14:textId="77777777" w:rsidR="00526935" w:rsidRPr="00325629" w:rsidRDefault="00526935" w:rsidP="00526935">
            <w:pPr>
              <w:spacing w:before="60" w:after="60"/>
              <w:rPr>
                <w:sz w:val="20"/>
              </w:rPr>
            </w:pPr>
            <w:r>
              <w:rPr>
                <w:sz w:val="20"/>
              </w:rPr>
              <w:t>-</w:t>
            </w:r>
          </w:p>
        </w:tc>
        <w:tc>
          <w:tcPr>
            <w:tcW w:w="4375" w:type="dxa"/>
            <w:shd w:val="clear" w:color="auto" w:fill="auto"/>
            <w:vAlign w:val="center"/>
          </w:tcPr>
          <w:p w14:paraId="73B5E6AF" w14:textId="21EF7D77" w:rsidR="00526935" w:rsidRPr="00B27258" w:rsidRDefault="00526935" w:rsidP="00526935">
            <w:pPr>
              <w:spacing w:before="60" w:after="60"/>
              <w:jc w:val="left"/>
              <w:rPr>
                <w:sz w:val="20"/>
              </w:rPr>
            </w:pPr>
            <w:r w:rsidRPr="008938C1">
              <w:rPr>
                <w:b/>
                <w:sz w:val="20"/>
              </w:rPr>
              <w:t xml:space="preserve">No </w:t>
            </w:r>
            <w:r>
              <w:rPr>
                <w:b/>
                <w:sz w:val="20"/>
              </w:rPr>
              <w:t xml:space="preserve">additional </w:t>
            </w:r>
            <w:r w:rsidRPr="008938C1">
              <w:rPr>
                <w:b/>
                <w:sz w:val="20"/>
              </w:rPr>
              <w:t xml:space="preserve">Schematron rule </w:t>
            </w:r>
            <w:r>
              <w:rPr>
                <w:b/>
                <w:sz w:val="20"/>
              </w:rPr>
              <w:t>needs to</w:t>
            </w:r>
            <w:r w:rsidRPr="008938C1">
              <w:rPr>
                <w:b/>
                <w:sz w:val="20"/>
              </w:rPr>
              <w:t xml:space="preserve"> be implemented</w:t>
            </w:r>
            <w:r>
              <w:rPr>
                <w:b/>
                <w:sz w:val="20"/>
              </w:rPr>
              <w:t xml:space="preserve"> as all exclusion criteria rules are listed in BR-REQ-30.</w:t>
            </w:r>
          </w:p>
        </w:tc>
      </w:tr>
    </w:tbl>
    <w:p w14:paraId="09AE8042" w14:textId="6F9FF789" w:rsidR="00224902" w:rsidRDefault="00224902" w:rsidP="00DB1C0B">
      <w:pPr>
        <w:pStyle w:val="Descripcin"/>
      </w:pPr>
      <w:bookmarkStart w:id="180" w:name="_Toc513107600"/>
      <w:r>
        <w:t xml:space="preserve">Table </w:t>
      </w:r>
      <w:r w:rsidR="00DE59C8">
        <w:fldChar w:fldCharType="begin"/>
      </w:r>
      <w:r w:rsidR="00DE59C8">
        <w:instrText xml:space="preserve"> SEQ Table \* ARABIC </w:instrText>
      </w:r>
      <w:r w:rsidR="00DE59C8">
        <w:fldChar w:fldCharType="separate"/>
      </w:r>
      <w:r w:rsidR="00811AAF">
        <w:rPr>
          <w:noProof/>
        </w:rPr>
        <w:t>51</w:t>
      </w:r>
      <w:r w:rsidR="00DE59C8">
        <w:fldChar w:fldCharType="end"/>
      </w:r>
      <w:r>
        <w:t>: BR</w:t>
      </w:r>
      <w:r w:rsidR="001236B6">
        <w:t>-REQ-</w:t>
      </w:r>
      <w:r>
        <w:t>30-S20</w:t>
      </w:r>
      <w:bookmarkEnd w:id="180"/>
    </w:p>
    <w:p w14:paraId="31C64AD6" w14:textId="4D2B1653" w:rsidR="003D7251" w:rsidRDefault="003D7251" w:rsidP="003D7251">
      <w:pPr>
        <w:pStyle w:val="Ttulo2"/>
      </w:pPr>
      <w:bookmarkStart w:id="181" w:name="_BR-COM-40"/>
      <w:bookmarkStart w:id="182" w:name="_BR-REQ-40"/>
      <w:bookmarkStart w:id="183" w:name="_Toc513107703"/>
      <w:bookmarkEnd w:id="181"/>
      <w:bookmarkEnd w:id="182"/>
      <w:r>
        <w:t>BR</w:t>
      </w:r>
      <w:r w:rsidR="001236B6">
        <w:t>-REQ-</w:t>
      </w:r>
      <w:r>
        <w:t>40</w:t>
      </w:r>
      <w:bookmarkEnd w:id="183"/>
    </w:p>
    <w:tbl>
      <w:tblPr>
        <w:tblStyle w:val="Tablaconcuadrcula"/>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w:t>
            </w:r>
            <w:proofErr w:type="gramStart"/>
            <w:r>
              <w:rPr>
                <w:rFonts w:ascii="Courier New" w:hAnsi="Courier New" w:cs="Courier New"/>
                <w:sz w:val="20"/>
              </w:rPr>
              <w:t>:TenderingCriterion</w:t>
            </w:r>
            <w:proofErr w:type="gramEnd"/>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F25491" w:rsidP="0024604B">
            <w:pPr>
              <w:spacing w:before="60" w:after="60"/>
              <w:rPr>
                <w:rStyle w:val="nfasis"/>
                <w:color w:val="2156A5"/>
                <w:spacing w:val="-2"/>
                <w:sz w:val="20"/>
                <w:szCs w:val="20"/>
                <w:u w:val="single"/>
                <w:shd w:val="clear" w:color="auto" w:fill="FFFFFF"/>
              </w:rPr>
            </w:pPr>
            <w:hyperlink r:id="rId22" w:anchor="BIS41-ESPDV2.0-tbr070-010" w:history="1">
              <w:r w:rsidR="0024604B" w:rsidRPr="0024604B">
                <w:rPr>
                  <w:rStyle w:val="nf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Prrafodelista"/>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Prrafodelista"/>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AAF">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w:t>
            </w:r>
            <w:proofErr w:type="gramStart"/>
            <w:r w:rsidRPr="001E5273">
              <w:rPr>
                <w:rFonts w:ascii="Courier New" w:hAnsi="Courier New" w:cs="Courier New"/>
                <w:sz w:val="20"/>
              </w:rPr>
              <w:t>:TenderingCriterion</w:t>
            </w:r>
            <w:proofErr w:type="gramEnd"/>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AAF">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AAF" w:rsidRPr="00811AAF">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Descripcin"/>
      </w:pPr>
      <w:bookmarkStart w:id="184" w:name="_Toc513107601"/>
      <w:r>
        <w:t xml:space="preserve">Table </w:t>
      </w:r>
      <w:r w:rsidR="00DE59C8">
        <w:fldChar w:fldCharType="begin"/>
      </w:r>
      <w:r w:rsidR="00DE59C8">
        <w:instrText xml:space="preserve"> SEQ Table \* ARABIC </w:instrText>
      </w:r>
      <w:r w:rsidR="00DE59C8">
        <w:fldChar w:fldCharType="separate"/>
      </w:r>
      <w:r w:rsidR="00811AAF">
        <w:rPr>
          <w:noProof/>
        </w:rPr>
        <w:t>52</w:t>
      </w:r>
      <w:r w:rsidR="00DE59C8">
        <w:fldChar w:fldCharType="end"/>
      </w:r>
      <w:r>
        <w:t>: BR</w:t>
      </w:r>
      <w:r w:rsidR="001236B6">
        <w:t>-REQ-</w:t>
      </w:r>
      <w:r>
        <w:t>40</w:t>
      </w:r>
      <w:bookmarkEnd w:id="184"/>
      <w:r w:rsidR="00421840">
        <w:br w:type="page"/>
      </w:r>
    </w:p>
    <w:p w14:paraId="722C49E1" w14:textId="1753A88F" w:rsidR="00B348C4" w:rsidRDefault="00C77055" w:rsidP="00421840">
      <w:pPr>
        <w:pStyle w:val="Ttulo1"/>
      </w:pPr>
      <w:bookmarkStart w:id="185" w:name="_Toc513107704"/>
      <w:r>
        <w:lastRenderedPageBreak/>
        <w:t>Common</w:t>
      </w:r>
      <w:r w:rsidR="00421840">
        <w:t xml:space="preserve"> </w:t>
      </w:r>
      <w:r w:rsidR="00A57888">
        <w:t>Basic</w:t>
      </w:r>
      <w:r w:rsidR="00421840">
        <w:t xml:space="preserve"> </w:t>
      </w:r>
      <w:r w:rsidR="00084F0A">
        <w:t>Rules</w:t>
      </w:r>
      <w:bookmarkEnd w:id="185"/>
    </w:p>
    <w:p w14:paraId="7DB3881F" w14:textId="2D34B81B" w:rsidR="00084F0A" w:rsidRDefault="00084F0A" w:rsidP="00084F0A">
      <w:pPr>
        <w:pStyle w:val="Ttulo2"/>
      </w:pPr>
      <w:bookmarkStart w:id="186" w:name="_BR-REG-10"/>
      <w:bookmarkStart w:id="187" w:name="_Ref510786366"/>
      <w:bookmarkStart w:id="188" w:name="_Toc513107705"/>
      <w:bookmarkEnd w:id="186"/>
      <w:r w:rsidRPr="00084F0A">
        <w:t>BR-REG-10</w:t>
      </w:r>
      <w:bookmarkEnd w:id="187"/>
      <w:bookmarkEnd w:id="188"/>
    </w:p>
    <w:tbl>
      <w:tblPr>
        <w:tblStyle w:val="Tablaconcuadrcula"/>
        <w:tblW w:w="0" w:type="auto"/>
        <w:tblLook w:val="04A0" w:firstRow="1" w:lastRow="0" w:firstColumn="1" w:lastColumn="0" w:noHBand="0" w:noVBand="1"/>
      </w:tblPr>
      <w:tblGrid>
        <w:gridCol w:w="2263"/>
        <w:gridCol w:w="1857"/>
        <w:gridCol w:w="1259"/>
        <w:gridCol w:w="3116"/>
      </w:tblGrid>
      <w:tr w:rsidR="00084F0A" w:rsidRPr="00325629" w14:paraId="424CB808" w14:textId="77777777" w:rsidTr="006664A7">
        <w:tc>
          <w:tcPr>
            <w:tcW w:w="8495" w:type="dxa"/>
            <w:gridSpan w:val="4"/>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2C654D" w:rsidRPr="00325629" w14:paraId="2D7A6D50" w14:textId="77777777" w:rsidTr="002C654D">
        <w:tc>
          <w:tcPr>
            <w:tcW w:w="2263" w:type="dxa"/>
            <w:shd w:val="clear" w:color="auto" w:fill="D9D9D9" w:themeFill="background1" w:themeFillShade="D9"/>
            <w:vAlign w:val="center"/>
          </w:tcPr>
          <w:p w14:paraId="143CEA98" w14:textId="5EAF142F" w:rsidR="002C654D" w:rsidRPr="00325629" w:rsidRDefault="002C654D" w:rsidP="00902349">
            <w:pPr>
              <w:spacing w:before="60" w:after="60"/>
              <w:jc w:val="left"/>
              <w:rPr>
                <w:sz w:val="20"/>
              </w:rPr>
            </w:pPr>
            <w:r w:rsidRPr="00325629">
              <w:rPr>
                <w:sz w:val="20"/>
              </w:rPr>
              <w:t>Test Case Rule ID</w:t>
            </w:r>
          </w:p>
        </w:tc>
        <w:tc>
          <w:tcPr>
            <w:tcW w:w="3116" w:type="dxa"/>
            <w:gridSpan w:val="2"/>
            <w:tcBorders>
              <w:right w:val="nil"/>
            </w:tcBorders>
            <w:vAlign w:val="center"/>
          </w:tcPr>
          <w:p w14:paraId="0AA5CF05" w14:textId="486C4232" w:rsidR="00116093" w:rsidRPr="00116093" w:rsidRDefault="00116093" w:rsidP="00116093">
            <w:pPr>
              <w:spacing w:before="60" w:after="60"/>
              <w:rPr>
                <w:sz w:val="20"/>
              </w:rPr>
            </w:pPr>
            <w:r>
              <w:rPr>
                <w:sz w:val="20"/>
              </w:rPr>
              <w:t>ESPDRequest:</w:t>
            </w:r>
          </w:p>
          <w:p w14:paraId="094D3B40" w14:textId="77777777" w:rsidR="002C654D" w:rsidRDefault="002C654D" w:rsidP="002C654D">
            <w:pPr>
              <w:pStyle w:val="Prrafodelista"/>
              <w:numPr>
                <w:ilvl w:val="0"/>
                <w:numId w:val="10"/>
              </w:numPr>
              <w:spacing w:before="60" w:after="60"/>
              <w:rPr>
                <w:sz w:val="20"/>
              </w:rPr>
            </w:pPr>
            <w:r w:rsidRPr="00084F0A">
              <w:rPr>
                <w:sz w:val="20"/>
              </w:rPr>
              <w:t>RQ-10-R30</w:t>
            </w:r>
          </w:p>
          <w:p w14:paraId="514CCB8D" w14:textId="77777777" w:rsidR="002C654D" w:rsidRPr="00116093" w:rsidRDefault="002C654D" w:rsidP="002C654D">
            <w:pPr>
              <w:pStyle w:val="Prrafodelista"/>
              <w:numPr>
                <w:ilvl w:val="0"/>
                <w:numId w:val="10"/>
              </w:numPr>
              <w:spacing w:before="60" w:after="60"/>
              <w:rPr>
                <w:sz w:val="20"/>
              </w:rPr>
            </w:pPr>
            <w:r w:rsidRPr="005E1667">
              <w:rPr>
                <w:sz w:val="20"/>
                <w:szCs w:val="20"/>
              </w:rPr>
              <w:t>RQ-20-R30</w:t>
            </w:r>
          </w:p>
          <w:p w14:paraId="7C3444C6" w14:textId="01CB907C" w:rsidR="00116093" w:rsidRPr="00116093" w:rsidRDefault="00116093" w:rsidP="00116093">
            <w:pPr>
              <w:spacing w:before="60" w:after="60"/>
              <w:rPr>
                <w:sz w:val="20"/>
              </w:rPr>
            </w:pPr>
            <w:r>
              <w:rPr>
                <w:sz w:val="20"/>
              </w:rPr>
              <w:t>ESPDResponse:</w:t>
            </w:r>
          </w:p>
          <w:p w14:paraId="0A29BA5D" w14:textId="77777777" w:rsidR="002C654D" w:rsidRPr="00F35F65" w:rsidRDefault="002C654D" w:rsidP="002C654D">
            <w:pPr>
              <w:pStyle w:val="Prrafodelista"/>
              <w:numPr>
                <w:ilvl w:val="0"/>
                <w:numId w:val="10"/>
              </w:numPr>
              <w:spacing w:before="60" w:after="60"/>
              <w:rPr>
                <w:sz w:val="20"/>
              </w:rPr>
            </w:pPr>
            <w:r w:rsidRPr="00F35F65">
              <w:rPr>
                <w:sz w:val="20"/>
              </w:rPr>
              <w:t>RS-10-R10</w:t>
            </w:r>
          </w:p>
          <w:p w14:paraId="7DDF48F7" w14:textId="77777777" w:rsidR="002C654D" w:rsidRDefault="002C654D" w:rsidP="002C654D">
            <w:pPr>
              <w:pStyle w:val="Prrafodelista"/>
              <w:numPr>
                <w:ilvl w:val="0"/>
                <w:numId w:val="10"/>
              </w:numPr>
              <w:spacing w:before="60" w:after="60"/>
              <w:rPr>
                <w:sz w:val="20"/>
              </w:rPr>
            </w:pPr>
            <w:r w:rsidRPr="00F35F65">
              <w:rPr>
                <w:sz w:val="20"/>
              </w:rPr>
              <w:t>RS-20-R10</w:t>
            </w:r>
          </w:p>
          <w:p w14:paraId="028CB9B0" w14:textId="1BAEC490" w:rsidR="002C654D" w:rsidRPr="00116093" w:rsidRDefault="002C654D" w:rsidP="00116093">
            <w:pPr>
              <w:pStyle w:val="Prrafodelista"/>
              <w:numPr>
                <w:ilvl w:val="0"/>
                <w:numId w:val="10"/>
              </w:numPr>
              <w:spacing w:before="60" w:after="60"/>
              <w:rPr>
                <w:sz w:val="20"/>
              </w:rPr>
            </w:pPr>
            <w:r w:rsidRPr="00F35F65">
              <w:rPr>
                <w:sz w:val="20"/>
              </w:rPr>
              <w:t>RS-70-R10</w:t>
            </w:r>
          </w:p>
        </w:tc>
        <w:tc>
          <w:tcPr>
            <w:tcW w:w="3116" w:type="dxa"/>
            <w:tcBorders>
              <w:left w:val="nil"/>
            </w:tcBorders>
            <w:vAlign w:val="center"/>
          </w:tcPr>
          <w:p w14:paraId="0FDD7A7A" w14:textId="77777777" w:rsidR="00116093" w:rsidRDefault="00116093" w:rsidP="002C654D">
            <w:pPr>
              <w:pStyle w:val="Prrafodelista"/>
              <w:numPr>
                <w:ilvl w:val="0"/>
                <w:numId w:val="10"/>
              </w:numPr>
              <w:spacing w:before="60" w:after="60"/>
              <w:rPr>
                <w:sz w:val="20"/>
              </w:rPr>
            </w:pPr>
            <w:r w:rsidRPr="00F35F65">
              <w:rPr>
                <w:sz w:val="20"/>
              </w:rPr>
              <w:t>RS-80-R10</w:t>
            </w:r>
          </w:p>
          <w:p w14:paraId="034FAEAE" w14:textId="3EB045A1" w:rsidR="002C654D" w:rsidRDefault="002C654D" w:rsidP="002C654D">
            <w:pPr>
              <w:pStyle w:val="Prrafodelista"/>
              <w:numPr>
                <w:ilvl w:val="0"/>
                <w:numId w:val="10"/>
              </w:numPr>
              <w:spacing w:before="60" w:after="60"/>
              <w:rPr>
                <w:sz w:val="20"/>
              </w:rPr>
            </w:pPr>
            <w:r w:rsidRPr="00F35F65">
              <w:rPr>
                <w:sz w:val="20"/>
              </w:rPr>
              <w:t>RS-130-R10</w:t>
            </w:r>
          </w:p>
          <w:p w14:paraId="22ED0335" w14:textId="77777777" w:rsidR="002C654D" w:rsidRDefault="002C654D" w:rsidP="002C654D">
            <w:pPr>
              <w:pStyle w:val="Prrafodelista"/>
              <w:numPr>
                <w:ilvl w:val="0"/>
                <w:numId w:val="10"/>
              </w:numPr>
              <w:spacing w:before="60" w:after="60"/>
              <w:rPr>
                <w:sz w:val="20"/>
              </w:rPr>
            </w:pPr>
            <w:r w:rsidRPr="00F35F65">
              <w:rPr>
                <w:sz w:val="20"/>
              </w:rPr>
              <w:t>RS-140-R10</w:t>
            </w:r>
          </w:p>
          <w:p w14:paraId="79A0D25B" w14:textId="77777777" w:rsidR="002C654D" w:rsidRPr="00F35F65" w:rsidRDefault="002C654D" w:rsidP="002C654D">
            <w:pPr>
              <w:pStyle w:val="Prrafodelista"/>
              <w:numPr>
                <w:ilvl w:val="0"/>
                <w:numId w:val="10"/>
              </w:numPr>
              <w:spacing w:before="60" w:after="60"/>
              <w:rPr>
                <w:sz w:val="20"/>
              </w:rPr>
            </w:pPr>
            <w:r w:rsidRPr="00F35F65">
              <w:rPr>
                <w:sz w:val="20"/>
              </w:rPr>
              <w:t>RS-190-R10</w:t>
            </w:r>
          </w:p>
          <w:p w14:paraId="29B2F68E" w14:textId="77777777" w:rsidR="002C654D" w:rsidRPr="00F35F65" w:rsidRDefault="002C654D" w:rsidP="002C654D">
            <w:pPr>
              <w:pStyle w:val="Prrafodelista"/>
              <w:numPr>
                <w:ilvl w:val="0"/>
                <w:numId w:val="10"/>
              </w:numPr>
              <w:spacing w:before="60" w:after="60"/>
              <w:rPr>
                <w:sz w:val="20"/>
              </w:rPr>
            </w:pPr>
            <w:r w:rsidRPr="00F35F65">
              <w:rPr>
                <w:sz w:val="20"/>
              </w:rPr>
              <w:t>RS-200-R10</w:t>
            </w:r>
          </w:p>
          <w:p w14:paraId="51A9650D" w14:textId="77777777" w:rsidR="002C654D" w:rsidRPr="00F35F65" w:rsidRDefault="002C654D" w:rsidP="002C654D">
            <w:pPr>
              <w:pStyle w:val="Prrafodelista"/>
              <w:numPr>
                <w:ilvl w:val="0"/>
                <w:numId w:val="10"/>
              </w:numPr>
              <w:spacing w:before="60" w:after="60"/>
              <w:rPr>
                <w:sz w:val="20"/>
              </w:rPr>
            </w:pPr>
            <w:r w:rsidRPr="00F35F65">
              <w:rPr>
                <w:sz w:val="20"/>
              </w:rPr>
              <w:t>RS-250-R10</w:t>
            </w:r>
          </w:p>
          <w:p w14:paraId="00007AFA" w14:textId="6A9677CA" w:rsidR="002C654D" w:rsidRPr="00FE41EC" w:rsidRDefault="002C654D" w:rsidP="002C654D">
            <w:pPr>
              <w:pStyle w:val="Prrafodelista"/>
              <w:numPr>
                <w:ilvl w:val="0"/>
                <w:numId w:val="10"/>
              </w:numPr>
              <w:spacing w:before="60" w:after="60"/>
              <w:rPr>
                <w:sz w:val="20"/>
              </w:rPr>
            </w:pPr>
            <w:r w:rsidRPr="00F35F65">
              <w:rPr>
                <w:sz w:val="20"/>
              </w:rPr>
              <w:t>RS-260-R10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3"/>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3"/>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3"/>
            <w:vAlign w:val="center"/>
          </w:tcPr>
          <w:p w14:paraId="1CFE111E" w14:textId="3ED9DF1B" w:rsidR="00902349" w:rsidRDefault="00902349" w:rsidP="003F0AFA">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3"/>
            <w:vAlign w:val="center"/>
          </w:tcPr>
          <w:p w14:paraId="48BD4601" w14:textId="6DC203C2" w:rsidR="0024604B" w:rsidRPr="0024604B" w:rsidRDefault="00F25491" w:rsidP="0024604B">
            <w:pPr>
              <w:spacing w:before="60" w:after="60"/>
              <w:rPr>
                <w:rStyle w:val="nfasis"/>
                <w:color w:val="2156A5"/>
                <w:szCs w:val="20"/>
                <w:u w:val="single"/>
              </w:rPr>
            </w:pPr>
            <w:hyperlink r:id="rId23" w:anchor="BIS41-ESPDV2.0-tbr070-007" w:history="1">
              <w:r w:rsidR="0024604B" w:rsidRPr="0024604B">
                <w:rPr>
                  <w:rStyle w:val="nf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w:t>
            </w:r>
            <w:proofErr w:type="gramStart"/>
            <w:r w:rsidRPr="00FE41EC">
              <w:rPr>
                <w:sz w:val="20"/>
              </w:rPr>
              <w:t>:ContracFolderID</w:t>
            </w:r>
            <w:proofErr w:type="gramEnd"/>
            <w:r w:rsidRPr="00FE41EC">
              <w:rPr>
                <w:sz w:val="20"/>
              </w:rPr>
              <w:t>.</w:t>
            </w:r>
          </w:p>
        </w:tc>
        <w:tc>
          <w:tcPr>
            <w:tcW w:w="4375" w:type="dxa"/>
            <w:gridSpan w:val="2"/>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w:t>
            </w:r>
            <w:proofErr w:type="gramStart"/>
            <w:r w:rsidRPr="00FE41EC">
              <w:rPr>
                <w:rFonts w:ascii="Courier New" w:hAnsi="Courier New" w:cs="Courier New"/>
                <w:b/>
                <w:sz w:val="20"/>
              </w:rPr>
              <w:t>:ContractFolderID</w:t>
            </w:r>
            <w:proofErr w:type="gramEnd"/>
            <w:r w:rsidRPr="00FE41EC">
              <w:rPr>
                <w:rFonts w:cstheme="minorHAnsi"/>
                <w:b/>
                <w:sz w:val="20"/>
              </w:rPr>
              <w:t xml:space="preserve"> </w:t>
            </w:r>
            <w:r>
              <w:rPr>
                <w:b/>
                <w:sz w:val="20"/>
              </w:rPr>
              <w:t>is already mandatory.</w:t>
            </w:r>
          </w:p>
        </w:tc>
      </w:tr>
    </w:tbl>
    <w:p w14:paraId="4045F366" w14:textId="14D9770A" w:rsidR="00243475" w:rsidRDefault="00084F0A" w:rsidP="00A90543">
      <w:pPr>
        <w:pStyle w:val="Descripcin"/>
      </w:pPr>
      <w:bookmarkStart w:id="189" w:name="_Toc513107602"/>
      <w:r>
        <w:t xml:space="preserve">Table </w:t>
      </w:r>
      <w:r w:rsidR="00DE59C8">
        <w:fldChar w:fldCharType="begin"/>
      </w:r>
      <w:r w:rsidR="00DE59C8">
        <w:instrText xml:space="preserve"> SEQ Table \* ARABIC </w:instrText>
      </w:r>
      <w:r w:rsidR="00DE59C8">
        <w:fldChar w:fldCharType="separate"/>
      </w:r>
      <w:r w:rsidR="00811AAF">
        <w:rPr>
          <w:noProof/>
        </w:rPr>
        <w:t>53</w:t>
      </w:r>
      <w:r w:rsidR="00DE59C8">
        <w:fldChar w:fldCharType="end"/>
      </w:r>
      <w:r>
        <w:t>: BR-REG-10</w:t>
      </w:r>
      <w:bookmarkEnd w:id="189"/>
    </w:p>
    <w:p w14:paraId="6D7B6150" w14:textId="77777777" w:rsidR="001E5273" w:rsidRDefault="001E5273">
      <w:pPr>
        <w:rPr>
          <w:rFonts w:eastAsiaTheme="majorEastAsia" w:cstheme="majorBidi"/>
          <w:b/>
          <w:bCs/>
          <w:color w:val="034EA2"/>
          <w:sz w:val="28"/>
          <w:szCs w:val="28"/>
        </w:rPr>
      </w:pPr>
      <w:bookmarkStart w:id="190" w:name="_BR-REG-20"/>
      <w:bookmarkEnd w:id="190"/>
      <w:r>
        <w:br w:type="page"/>
      </w:r>
    </w:p>
    <w:p w14:paraId="569773B5" w14:textId="6120D5EB" w:rsidR="00243475" w:rsidRDefault="00C77055" w:rsidP="00243475">
      <w:pPr>
        <w:pStyle w:val="Ttulo1"/>
      </w:pPr>
      <w:bookmarkStart w:id="191" w:name="_Toc513107706"/>
      <w:r>
        <w:lastRenderedPageBreak/>
        <w:t>Common</w:t>
      </w:r>
      <w:r w:rsidR="00243475">
        <w:t xml:space="preserve"> </w:t>
      </w:r>
      <w:r w:rsidR="00A57888">
        <w:t>Extended</w:t>
      </w:r>
      <w:r w:rsidR="00243475">
        <w:t xml:space="preserve"> Rules</w:t>
      </w:r>
      <w:bookmarkEnd w:id="191"/>
    </w:p>
    <w:p w14:paraId="48FB1AFE" w14:textId="77777777" w:rsidR="00243475" w:rsidRDefault="00243475" w:rsidP="00243475">
      <w:pPr>
        <w:pStyle w:val="Ttulo2"/>
      </w:pPr>
      <w:bookmarkStart w:id="192" w:name="_BR-SC-10"/>
      <w:bookmarkStart w:id="193" w:name="_Ref510786340"/>
      <w:bookmarkStart w:id="194" w:name="_Toc513107707"/>
      <w:bookmarkEnd w:id="192"/>
      <w:r>
        <w:t>BR-SC-10</w:t>
      </w:r>
      <w:bookmarkEnd w:id="193"/>
      <w:bookmarkEnd w:id="194"/>
    </w:p>
    <w:tbl>
      <w:tblPr>
        <w:tblStyle w:val="Tablaconcuadrcula"/>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116093" w:rsidRPr="00325629" w14:paraId="0EE8BE0F" w14:textId="77777777" w:rsidTr="00116093">
        <w:tc>
          <w:tcPr>
            <w:tcW w:w="2252" w:type="dxa"/>
            <w:shd w:val="clear" w:color="auto" w:fill="D9D9D9" w:themeFill="background1" w:themeFillShade="D9"/>
            <w:vAlign w:val="center"/>
          </w:tcPr>
          <w:p w14:paraId="53237A01" w14:textId="77777777" w:rsidR="00116093" w:rsidRPr="00325629" w:rsidRDefault="00116093" w:rsidP="009E347D">
            <w:pPr>
              <w:spacing w:before="60" w:after="60"/>
              <w:jc w:val="left"/>
              <w:rPr>
                <w:sz w:val="20"/>
              </w:rPr>
            </w:pPr>
            <w:r w:rsidRPr="00325629">
              <w:rPr>
                <w:sz w:val="20"/>
              </w:rPr>
              <w:t>Test Case Rule ID</w:t>
            </w:r>
          </w:p>
        </w:tc>
        <w:tc>
          <w:tcPr>
            <w:tcW w:w="3121" w:type="dxa"/>
            <w:gridSpan w:val="2"/>
            <w:tcBorders>
              <w:right w:val="nil"/>
            </w:tcBorders>
            <w:vAlign w:val="center"/>
          </w:tcPr>
          <w:p w14:paraId="76BCF4F0" w14:textId="0F17368C" w:rsidR="00116093" w:rsidRPr="00116093" w:rsidRDefault="00116093" w:rsidP="00116093">
            <w:pPr>
              <w:spacing w:before="60" w:after="60"/>
              <w:rPr>
                <w:sz w:val="20"/>
              </w:rPr>
            </w:pPr>
            <w:r>
              <w:rPr>
                <w:sz w:val="20"/>
              </w:rPr>
              <w:t>ESPDRequest:</w:t>
            </w:r>
          </w:p>
          <w:p w14:paraId="494888D7" w14:textId="77777777" w:rsidR="00116093" w:rsidRDefault="00116093" w:rsidP="002A124D">
            <w:pPr>
              <w:pStyle w:val="Prrafodelista"/>
              <w:numPr>
                <w:ilvl w:val="0"/>
                <w:numId w:val="10"/>
              </w:numPr>
              <w:spacing w:before="60" w:after="60"/>
              <w:rPr>
                <w:sz w:val="20"/>
              </w:rPr>
            </w:pPr>
            <w:r>
              <w:rPr>
                <w:sz w:val="20"/>
              </w:rPr>
              <w:t>RQ-3</w:t>
            </w:r>
            <w:r w:rsidRPr="00084F0A">
              <w:rPr>
                <w:sz w:val="20"/>
              </w:rPr>
              <w:t>0-R30</w:t>
            </w:r>
          </w:p>
          <w:p w14:paraId="387CB594" w14:textId="77777777" w:rsidR="00116093" w:rsidRPr="006C1AAE" w:rsidRDefault="00116093" w:rsidP="002A124D">
            <w:pPr>
              <w:pStyle w:val="Prrafodelista"/>
              <w:numPr>
                <w:ilvl w:val="0"/>
                <w:numId w:val="10"/>
              </w:numPr>
              <w:spacing w:before="60" w:after="60"/>
              <w:rPr>
                <w:sz w:val="20"/>
              </w:rPr>
            </w:pPr>
            <w:r w:rsidRPr="00F81CB3">
              <w:rPr>
                <w:sz w:val="20"/>
                <w:szCs w:val="20"/>
              </w:rPr>
              <w:t>RQ-</w:t>
            </w:r>
            <w:r>
              <w:rPr>
                <w:sz w:val="20"/>
                <w:szCs w:val="20"/>
              </w:rPr>
              <w:t>4</w:t>
            </w:r>
            <w:r w:rsidRPr="00F81CB3">
              <w:rPr>
                <w:sz w:val="20"/>
                <w:szCs w:val="20"/>
              </w:rPr>
              <w:t>0-R30</w:t>
            </w:r>
          </w:p>
          <w:p w14:paraId="7471FF75" w14:textId="7EB67392" w:rsidR="00116093" w:rsidRPr="00EF2712" w:rsidRDefault="00116093" w:rsidP="002A124D">
            <w:pPr>
              <w:pStyle w:val="Prrafodelista"/>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3CBB9494" w14:textId="77777777" w:rsidR="00116093" w:rsidRPr="00116093" w:rsidRDefault="00116093" w:rsidP="002A124D">
            <w:pPr>
              <w:pStyle w:val="Prrafodelista"/>
              <w:numPr>
                <w:ilvl w:val="0"/>
                <w:numId w:val="10"/>
              </w:numPr>
              <w:spacing w:before="60" w:after="60"/>
              <w:rPr>
                <w:sz w:val="20"/>
              </w:rPr>
            </w:pPr>
            <w:r w:rsidRPr="00F81CB3">
              <w:rPr>
                <w:sz w:val="20"/>
                <w:szCs w:val="20"/>
              </w:rPr>
              <w:t>RQ-</w:t>
            </w:r>
            <w:r>
              <w:rPr>
                <w:sz w:val="20"/>
                <w:szCs w:val="20"/>
              </w:rPr>
              <w:t>6</w:t>
            </w:r>
            <w:r w:rsidRPr="00F81CB3">
              <w:rPr>
                <w:sz w:val="20"/>
                <w:szCs w:val="20"/>
              </w:rPr>
              <w:t>0-R30</w:t>
            </w:r>
          </w:p>
          <w:p w14:paraId="0894430C" w14:textId="12F5497F" w:rsidR="00116093" w:rsidRPr="00116093" w:rsidRDefault="00116093" w:rsidP="00116093">
            <w:pPr>
              <w:spacing w:before="60" w:after="60"/>
              <w:rPr>
                <w:sz w:val="20"/>
              </w:rPr>
            </w:pPr>
            <w:r>
              <w:rPr>
                <w:sz w:val="20"/>
              </w:rPr>
              <w:t>ESPDResponse:</w:t>
            </w:r>
          </w:p>
          <w:p w14:paraId="033FCB89" w14:textId="77777777" w:rsidR="00116093" w:rsidRDefault="00116093" w:rsidP="00116093">
            <w:pPr>
              <w:pStyle w:val="Prrafodelista"/>
              <w:numPr>
                <w:ilvl w:val="0"/>
                <w:numId w:val="10"/>
              </w:numPr>
              <w:spacing w:before="60" w:after="60"/>
              <w:rPr>
                <w:sz w:val="20"/>
              </w:rPr>
            </w:pPr>
            <w:r w:rsidRPr="00303B9F">
              <w:rPr>
                <w:sz w:val="20"/>
              </w:rPr>
              <w:t>RS-30-R50</w:t>
            </w:r>
          </w:p>
          <w:p w14:paraId="416FEB1C" w14:textId="77777777" w:rsidR="00116093" w:rsidRPr="00217ECF" w:rsidRDefault="00116093" w:rsidP="00116093">
            <w:pPr>
              <w:pStyle w:val="Prrafodelista"/>
              <w:numPr>
                <w:ilvl w:val="0"/>
                <w:numId w:val="10"/>
              </w:numPr>
              <w:spacing w:before="60" w:after="60"/>
              <w:rPr>
                <w:sz w:val="20"/>
              </w:rPr>
            </w:pPr>
            <w:r w:rsidRPr="00C95C6E">
              <w:rPr>
                <w:sz w:val="20"/>
                <w:szCs w:val="20"/>
              </w:rPr>
              <w:t>RS-40-R60</w:t>
            </w:r>
          </w:p>
          <w:p w14:paraId="7D9B6EAE" w14:textId="77777777" w:rsidR="00116093" w:rsidRPr="009115AF" w:rsidRDefault="00116093" w:rsidP="00116093">
            <w:pPr>
              <w:pStyle w:val="Prrafodelista"/>
              <w:numPr>
                <w:ilvl w:val="0"/>
                <w:numId w:val="10"/>
              </w:numPr>
              <w:spacing w:before="60" w:after="60"/>
              <w:rPr>
                <w:sz w:val="20"/>
              </w:rPr>
            </w:pPr>
            <w:r w:rsidRPr="00217ECF">
              <w:rPr>
                <w:sz w:val="20"/>
                <w:szCs w:val="20"/>
              </w:rPr>
              <w:t>RS-50-R70</w:t>
            </w:r>
          </w:p>
          <w:p w14:paraId="4EF2146D" w14:textId="77777777" w:rsidR="00116093" w:rsidRPr="00025CA1" w:rsidRDefault="00116093" w:rsidP="00116093">
            <w:pPr>
              <w:pStyle w:val="Prrafodelista"/>
              <w:numPr>
                <w:ilvl w:val="0"/>
                <w:numId w:val="10"/>
              </w:numPr>
              <w:spacing w:before="60" w:after="60"/>
              <w:rPr>
                <w:sz w:val="20"/>
              </w:rPr>
            </w:pPr>
            <w:r w:rsidRPr="009115AF">
              <w:rPr>
                <w:sz w:val="20"/>
                <w:szCs w:val="20"/>
              </w:rPr>
              <w:t>RS-60-R80</w:t>
            </w:r>
          </w:p>
          <w:p w14:paraId="38068652" w14:textId="77777777" w:rsidR="00116093" w:rsidRPr="00025CA1" w:rsidRDefault="00116093" w:rsidP="00116093">
            <w:pPr>
              <w:pStyle w:val="Prrafodelista"/>
              <w:numPr>
                <w:ilvl w:val="0"/>
                <w:numId w:val="10"/>
              </w:numPr>
              <w:spacing w:before="60" w:after="60"/>
              <w:rPr>
                <w:sz w:val="20"/>
              </w:rPr>
            </w:pPr>
            <w:r w:rsidRPr="00CF5C40">
              <w:rPr>
                <w:sz w:val="20"/>
                <w:szCs w:val="20"/>
              </w:rPr>
              <w:t>RS-90-R60</w:t>
            </w:r>
          </w:p>
          <w:p w14:paraId="6D5BC0C4" w14:textId="77777777" w:rsidR="00116093" w:rsidRDefault="00116093" w:rsidP="00116093">
            <w:pPr>
              <w:pStyle w:val="Prrafodelista"/>
              <w:numPr>
                <w:ilvl w:val="0"/>
                <w:numId w:val="10"/>
              </w:numPr>
              <w:spacing w:before="60" w:after="60"/>
              <w:rPr>
                <w:sz w:val="20"/>
              </w:rPr>
            </w:pPr>
            <w:r w:rsidRPr="00007E5F">
              <w:rPr>
                <w:sz w:val="20"/>
              </w:rPr>
              <w:t>RS-100-R70</w:t>
            </w:r>
          </w:p>
          <w:p w14:paraId="4F27E861" w14:textId="0A100B26" w:rsidR="00116093" w:rsidRPr="00116093" w:rsidRDefault="00116093" w:rsidP="00116093">
            <w:pPr>
              <w:pStyle w:val="Prrafodelista"/>
              <w:numPr>
                <w:ilvl w:val="0"/>
                <w:numId w:val="10"/>
              </w:numPr>
              <w:spacing w:before="60" w:after="60"/>
              <w:rPr>
                <w:sz w:val="20"/>
              </w:rPr>
            </w:pPr>
            <w:r w:rsidRPr="006A164E">
              <w:rPr>
                <w:sz w:val="20"/>
              </w:rPr>
              <w:t>RS-110-R80</w:t>
            </w:r>
          </w:p>
        </w:tc>
        <w:tc>
          <w:tcPr>
            <w:tcW w:w="3122" w:type="dxa"/>
            <w:tcBorders>
              <w:left w:val="nil"/>
            </w:tcBorders>
            <w:vAlign w:val="center"/>
          </w:tcPr>
          <w:p w14:paraId="21255CB1" w14:textId="77777777" w:rsidR="00116093" w:rsidRDefault="00116093" w:rsidP="00116093">
            <w:pPr>
              <w:pStyle w:val="Prrafodelista"/>
              <w:numPr>
                <w:ilvl w:val="0"/>
                <w:numId w:val="10"/>
              </w:numPr>
              <w:spacing w:before="60" w:after="60"/>
              <w:rPr>
                <w:sz w:val="20"/>
              </w:rPr>
            </w:pPr>
            <w:r w:rsidRPr="007B3C59">
              <w:rPr>
                <w:sz w:val="20"/>
              </w:rPr>
              <w:t>RS-120-R90</w:t>
            </w:r>
          </w:p>
          <w:p w14:paraId="22617E12" w14:textId="3161A939" w:rsidR="00116093" w:rsidRPr="00161627" w:rsidRDefault="00116093" w:rsidP="00116093">
            <w:pPr>
              <w:pStyle w:val="Prrafodelista"/>
              <w:numPr>
                <w:ilvl w:val="0"/>
                <w:numId w:val="10"/>
              </w:numPr>
              <w:spacing w:before="60" w:after="60"/>
              <w:rPr>
                <w:sz w:val="20"/>
              </w:rPr>
            </w:pPr>
            <w:r w:rsidRPr="00960D8E">
              <w:rPr>
                <w:sz w:val="20"/>
                <w:szCs w:val="20"/>
              </w:rPr>
              <w:t>RS-150-R50</w:t>
            </w:r>
            <w:r>
              <w:rPr>
                <w:sz w:val="20"/>
                <w:szCs w:val="20"/>
              </w:rPr>
              <w:t xml:space="preserve"> </w:t>
            </w:r>
          </w:p>
          <w:p w14:paraId="5A39D8BA" w14:textId="77777777" w:rsidR="00116093" w:rsidRPr="00116093" w:rsidRDefault="00116093" w:rsidP="00116093">
            <w:pPr>
              <w:pStyle w:val="Prrafodelista"/>
              <w:numPr>
                <w:ilvl w:val="0"/>
                <w:numId w:val="10"/>
              </w:numPr>
              <w:spacing w:before="60" w:after="60"/>
              <w:rPr>
                <w:sz w:val="20"/>
              </w:rPr>
            </w:pPr>
            <w:r w:rsidRPr="00161627">
              <w:rPr>
                <w:sz w:val="20"/>
                <w:szCs w:val="20"/>
              </w:rPr>
              <w:t>RS-160-R60</w:t>
            </w:r>
          </w:p>
          <w:p w14:paraId="783C4A48" w14:textId="77777777" w:rsidR="00116093" w:rsidRDefault="00116093" w:rsidP="00116093">
            <w:pPr>
              <w:pStyle w:val="Prrafodelista"/>
              <w:numPr>
                <w:ilvl w:val="0"/>
                <w:numId w:val="10"/>
              </w:numPr>
              <w:spacing w:before="60" w:after="60"/>
              <w:rPr>
                <w:sz w:val="20"/>
              </w:rPr>
            </w:pPr>
            <w:r w:rsidRPr="00C82D88">
              <w:rPr>
                <w:sz w:val="20"/>
              </w:rPr>
              <w:t>RS-170-R70</w:t>
            </w:r>
          </w:p>
          <w:p w14:paraId="3BFAAFE1" w14:textId="77777777" w:rsidR="00116093" w:rsidRDefault="00116093" w:rsidP="00116093">
            <w:pPr>
              <w:pStyle w:val="Prrafodelista"/>
              <w:numPr>
                <w:ilvl w:val="0"/>
                <w:numId w:val="10"/>
              </w:numPr>
              <w:spacing w:before="60" w:after="60"/>
              <w:rPr>
                <w:sz w:val="20"/>
              </w:rPr>
            </w:pPr>
            <w:r w:rsidRPr="00626DF0">
              <w:rPr>
                <w:sz w:val="20"/>
              </w:rPr>
              <w:t>RS-180-R80</w:t>
            </w:r>
          </w:p>
          <w:p w14:paraId="1B3A312B" w14:textId="77777777" w:rsidR="00116093" w:rsidRPr="00623A23" w:rsidRDefault="00116093" w:rsidP="00116093">
            <w:pPr>
              <w:pStyle w:val="Prrafodelista"/>
              <w:numPr>
                <w:ilvl w:val="0"/>
                <w:numId w:val="10"/>
              </w:numPr>
              <w:spacing w:before="60" w:after="60"/>
              <w:rPr>
                <w:sz w:val="20"/>
              </w:rPr>
            </w:pPr>
            <w:r w:rsidRPr="00902A19">
              <w:rPr>
                <w:sz w:val="20"/>
                <w:szCs w:val="20"/>
              </w:rPr>
              <w:t>RS-210-R70</w:t>
            </w:r>
          </w:p>
          <w:p w14:paraId="227CFDB6" w14:textId="77777777" w:rsidR="00116093" w:rsidRPr="000349E5" w:rsidRDefault="00116093" w:rsidP="00116093">
            <w:pPr>
              <w:pStyle w:val="Prrafodelista"/>
              <w:numPr>
                <w:ilvl w:val="0"/>
                <w:numId w:val="10"/>
              </w:numPr>
              <w:spacing w:before="60" w:after="60"/>
              <w:rPr>
                <w:sz w:val="20"/>
              </w:rPr>
            </w:pPr>
            <w:r w:rsidRPr="00623A23">
              <w:rPr>
                <w:sz w:val="20"/>
                <w:szCs w:val="20"/>
              </w:rPr>
              <w:t>RS-220-R60</w:t>
            </w:r>
          </w:p>
          <w:p w14:paraId="301E06B6" w14:textId="77777777" w:rsidR="00116093" w:rsidRPr="00F75B17" w:rsidRDefault="00116093" w:rsidP="00116093">
            <w:pPr>
              <w:pStyle w:val="Prrafodelista"/>
              <w:numPr>
                <w:ilvl w:val="0"/>
                <w:numId w:val="10"/>
              </w:numPr>
              <w:spacing w:before="60" w:after="60"/>
              <w:rPr>
                <w:sz w:val="20"/>
              </w:rPr>
            </w:pPr>
            <w:r w:rsidRPr="000349E5">
              <w:rPr>
                <w:sz w:val="20"/>
                <w:szCs w:val="20"/>
              </w:rPr>
              <w:t>RS-230-R70</w:t>
            </w:r>
          </w:p>
          <w:p w14:paraId="0AF4348F" w14:textId="77777777" w:rsidR="00116093" w:rsidRDefault="00116093" w:rsidP="00116093">
            <w:pPr>
              <w:pStyle w:val="Prrafodelista"/>
              <w:numPr>
                <w:ilvl w:val="0"/>
                <w:numId w:val="10"/>
              </w:numPr>
              <w:spacing w:before="60" w:after="60"/>
              <w:rPr>
                <w:sz w:val="20"/>
              </w:rPr>
            </w:pPr>
            <w:r w:rsidRPr="00F75B17">
              <w:rPr>
                <w:sz w:val="20"/>
              </w:rPr>
              <w:t>RS-240-R80</w:t>
            </w:r>
          </w:p>
          <w:p w14:paraId="55910D84" w14:textId="77777777" w:rsidR="00116093" w:rsidRPr="001A62A6" w:rsidRDefault="00116093" w:rsidP="00116093">
            <w:pPr>
              <w:pStyle w:val="Prrafodelista"/>
              <w:numPr>
                <w:ilvl w:val="0"/>
                <w:numId w:val="10"/>
              </w:numPr>
              <w:spacing w:before="60" w:after="60"/>
              <w:rPr>
                <w:sz w:val="20"/>
              </w:rPr>
            </w:pPr>
            <w:r w:rsidRPr="007C6BF0">
              <w:rPr>
                <w:sz w:val="20"/>
                <w:szCs w:val="20"/>
              </w:rPr>
              <w:t>RS-270-R50</w:t>
            </w:r>
          </w:p>
          <w:p w14:paraId="38C06A4E" w14:textId="77777777" w:rsidR="00116093" w:rsidRDefault="00116093" w:rsidP="00116093">
            <w:pPr>
              <w:pStyle w:val="Prrafodelista"/>
              <w:numPr>
                <w:ilvl w:val="0"/>
                <w:numId w:val="10"/>
              </w:numPr>
              <w:spacing w:before="60" w:after="60"/>
              <w:rPr>
                <w:sz w:val="20"/>
              </w:rPr>
            </w:pPr>
            <w:r w:rsidRPr="001A62A6">
              <w:rPr>
                <w:sz w:val="20"/>
              </w:rPr>
              <w:t>RS-280-R50</w:t>
            </w:r>
          </w:p>
          <w:p w14:paraId="48BAF4A6" w14:textId="77777777" w:rsidR="00116093" w:rsidRDefault="00116093" w:rsidP="00116093">
            <w:pPr>
              <w:pStyle w:val="Prrafodelista"/>
              <w:numPr>
                <w:ilvl w:val="0"/>
                <w:numId w:val="10"/>
              </w:numPr>
              <w:spacing w:before="60" w:after="60"/>
              <w:rPr>
                <w:sz w:val="20"/>
              </w:rPr>
            </w:pPr>
            <w:r w:rsidRPr="00932100">
              <w:rPr>
                <w:sz w:val="20"/>
              </w:rPr>
              <w:t>RS-290-R50</w:t>
            </w:r>
          </w:p>
          <w:p w14:paraId="5975952D" w14:textId="474854A1" w:rsidR="00116093" w:rsidRPr="002A124D" w:rsidRDefault="00116093" w:rsidP="00116093">
            <w:pPr>
              <w:pStyle w:val="Prrafodelista"/>
              <w:numPr>
                <w:ilvl w:val="0"/>
                <w:numId w:val="10"/>
              </w:numPr>
              <w:spacing w:before="60" w:after="60"/>
              <w:rPr>
                <w:sz w:val="20"/>
              </w:rPr>
            </w:pPr>
            <w:r w:rsidRPr="0077241D">
              <w:rPr>
                <w:sz w:val="20"/>
              </w:rPr>
              <w:t>RS-300-R60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2752C4C4" w:rsidR="002A124D" w:rsidRPr="0024604B" w:rsidRDefault="00F25491" w:rsidP="009E347D">
            <w:pPr>
              <w:spacing w:before="60" w:after="60"/>
              <w:rPr>
                <w:rStyle w:val="nfasis"/>
                <w:color w:val="2156A5"/>
                <w:szCs w:val="20"/>
                <w:u w:val="single"/>
              </w:rPr>
            </w:pPr>
            <w:hyperlink r:id="rId24" w:anchor="BIS41-ESPDV2.0-tbr070-007" w:history="1">
              <w:r w:rsidR="002A124D" w:rsidRPr="0024604B">
                <w:rPr>
                  <w:rStyle w:val="nfasis"/>
                  <w:color w:val="2156A5"/>
                  <w:sz w:val="20"/>
                  <w:szCs w:val="20"/>
                  <w:u w:val="single"/>
                </w:rPr>
                <w:t>tbr070-007</w:t>
              </w:r>
            </w:hyperlink>
            <w:r w:rsidR="002C654D">
              <w:rPr>
                <w:rStyle w:val="nfasis"/>
                <w:color w:val="2156A5"/>
                <w:sz w:val="20"/>
                <w:szCs w:val="20"/>
                <w:u w:val="single"/>
              </w:rPr>
              <w:t xml:space="preserve">, </w:t>
            </w:r>
            <w:hyperlink r:id="rId25" w:anchor="BIS41-ESPDV2.0-tbr92-013" w:history="1">
              <w:r w:rsidR="002C654D" w:rsidRPr="00D75306">
                <w:rPr>
                  <w:rStyle w:val="nfasis"/>
                  <w:color w:val="2156A5"/>
                  <w:spacing w:val="-2"/>
                  <w:sz w:val="20"/>
                  <w:szCs w:val="20"/>
                  <w:u w:val="single"/>
                  <w:shd w:val="clear" w:color="auto" w:fill="FFFFFF"/>
                </w:rPr>
                <w:t>tbr92-013</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0994EDBB" w:rsidR="002A124D" w:rsidRPr="002A124D" w:rsidRDefault="002A124D" w:rsidP="002A124D">
            <w:pPr>
              <w:spacing w:before="60" w:after="60"/>
              <w:rPr>
                <w:sz w:val="20"/>
              </w:rPr>
            </w:pPr>
            <w:r w:rsidRPr="002A124D">
              <w:rPr>
                <w:sz w:val="20"/>
              </w:rPr>
              <w:t xml:space="preserve">The </w:t>
            </w:r>
            <w:r w:rsidR="00A57888">
              <w:rPr>
                <w:sz w:val="20"/>
              </w:rPr>
              <w:t>Extended</w:t>
            </w:r>
            <w:r w:rsidRPr="002A124D">
              <w:rPr>
                <w:sz w:val="20"/>
              </w:rPr>
              <w:t xml:space="preserve">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Prrafodelista"/>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Prrafodelista"/>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Prrafodelista"/>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Prrafodelista"/>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Prrafodelista"/>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Prrafodelista"/>
              <w:numPr>
                <w:ilvl w:val="0"/>
                <w:numId w:val="10"/>
              </w:numPr>
              <w:spacing w:before="60" w:after="60"/>
              <w:ind w:left="303"/>
              <w:rPr>
                <w:sz w:val="20"/>
              </w:rPr>
            </w:pPr>
            <w:r>
              <w:rPr>
                <w:sz w:val="20"/>
              </w:rPr>
              <w:t>Severity: ERROR</w:t>
            </w:r>
          </w:p>
          <w:p w14:paraId="5EC7FB2C" w14:textId="4613C3F5" w:rsidR="002A124D" w:rsidRDefault="002A124D" w:rsidP="002A124D">
            <w:pPr>
              <w:pStyle w:val="Prrafodelista"/>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Prrafodelista"/>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Descripcin"/>
      </w:pPr>
      <w:bookmarkStart w:id="195" w:name="_Toc513107603"/>
      <w:r>
        <w:t xml:space="preserve">Table </w:t>
      </w:r>
      <w:r w:rsidR="00DE59C8">
        <w:fldChar w:fldCharType="begin"/>
      </w:r>
      <w:r w:rsidR="00DE59C8">
        <w:instrText xml:space="preserve"> SEQ Table \* ARABIC </w:instrText>
      </w:r>
      <w:r w:rsidR="00DE59C8">
        <w:fldChar w:fldCharType="separate"/>
      </w:r>
      <w:r w:rsidR="00811AAF">
        <w:rPr>
          <w:noProof/>
        </w:rPr>
        <w:t>54</w:t>
      </w:r>
      <w:r w:rsidR="00DE59C8">
        <w:fldChar w:fldCharType="end"/>
      </w:r>
      <w:r>
        <w:t>: BR-SC-10</w:t>
      </w:r>
      <w:bookmarkEnd w:id="195"/>
    </w:p>
    <w:p w14:paraId="1B13A8F8" w14:textId="11A1EBDF" w:rsidR="002D5CFC" w:rsidRDefault="002D5CFC" w:rsidP="002D5CFC">
      <w:pPr>
        <w:pStyle w:val="Ttulo2"/>
      </w:pPr>
      <w:bookmarkStart w:id="196" w:name="_BR-SC-20"/>
      <w:bookmarkStart w:id="197" w:name="_Toc513107708"/>
      <w:bookmarkEnd w:id="196"/>
      <w:r>
        <w:t>BR-SC-20</w:t>
      </w:r>
      <w:bookmarkEnd w:id="197"/>
    </w:p>
    <w:tbl>
      <w:tblPr>
        <w:tblStyle w:val="Tablaconcuadrcula"/>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517FFB">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tcBorders>
              <w:right w:val="nil"/>
            </w:tcBorders>
            <w:vAlign w:val="center"/>
          </w:tcPr>
          <w:p w14:paraId="2A4F17A7" w14:textId="77777777" w:rsidR="00C77055" w:rsidRDefault="00C77055" w:rsidP="00830097">
            <w:pPr>
              <w:pStyle w:val="Prrafodelista"/>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Prrafodelista"/>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tcBorders>
              <w:left w:val="nil"/>
            </w:tcBorders>
            <w:vAlign w:val="center"/>
          </w:tcPr>
          <w:p w14:paraId="3E6D60F8" w14:textId="77777777" w:rsidR="00025CA1" w:rsidRPr="00025CA1" w:rsidRDefault="00025CA1" w:rsidP="00025CA1">
            <w:pPr>
              <w:pStyle w:val="Prrafodelista"/>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Prrafodelista"/>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lastRenderedPageBreak/>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F25491" w:rsidP="009E347D">
            <w:pPr>
              <w:spacing w:before="60" w:after="60"/>
              <w:rPr>
                <w:rStyle w:val="nfasis"/>
                <w:color w:val="2156A5"/>
                <w:szCs w:val="20"/>
                <w:u w:val="single"/>
              </w:rPr>
            </w:pPr>
            <w:hyperlink r:id="rId26" w:anchor="BIS41-ESPDV2.0-tbr092-018" w:history="1">
              <w:r w:rsidR="009E347D" w:rsidRPr="004D7F1D">
                <w:rPr>
                  <w:rStyle w:val="nf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nfasis"/>
                  <w:color w:val="2156A5"/>
                  <w:sz w:val="20"/>
                  <w:szCs w:val="20"/>
                  <w:u w:val="single"/>
                </w:rPr>
                <w:t>tbr92-007</w:t>
              </w:r>
            </w:hyperlink>
            <w:r w:rsidR="009E347D">
              <w:t xml:space="preserve">, </w:t>
            </w:r>
            <w:r w:rsidR="009E347D" w:rsidRPr="004D7F1D">
              <w:rPr>
                <w:rStyle w:val="nf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nf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028C67F3" w:rsidR="000223ED" w:rsidRPr="000223ED" w:rsidRDefault="000223ED" w:rsidP="001E5273">
            <w:pPr>
              <w:jc w:val="left"/>
              <w:rPr>
                <w:sz w:val="20"/>
              </w:rPr>
            </w:pPr>
            <w:r w:rsidRPr="000223ED">
              <w:rPr>
                <w:b/>
                <w:sz w:val="20"/>
              </w:rPr>
              <w:t>No Schematron rule can be implemented</w:t>
            </w:r>
            <w:r w:rsidR="00AC3908">
              <w:rPr>
                <w:b/>
                <w:sz w:val="20"/>
              </w:rPr>
              <w:t xml:space="preserve"> as selection criterion is optional.</w:t>
            </w:r>
          </w:p>
        </w:tc>
      </w:tr>
    </w:tbl>
    <w:p w14:paraId="5596B4C6" w14:textId="1B5D5E94" w:rsidR="002D5CFC" w:rsidRDefault="002D5CFC" w:rsidP="002D5CFC">
      <w:pPr>
        <w:pStyle w:val="Descripcin"/>
      </w:pPr>
      <w:bookmarkStart w:id="198" w:name="_Toc513107604"/>
      <w:r>
        <w:t xml:space="preserve">Table </w:t>
      </w:r>
      <w:r w:rsidR="00DE59C8">
        <w:fldChar w:fldCharType="begin"/>
      </w:r>
      <w:r w:rsidR="00DE59C8">
        <w:instrText xml:space="preserve"> SEQ Table \* ARABIC </w:instrText>
      </w:r>
      <w:r w:rsidR="00DE59C8">
        <w:fldChar w:fldCharType="separate"/>
      </w:r>
      <w:r w:rsidR="00811AAF">
        <w:rPr>
          <w:noProof/>
        </w:rPr>
        <w:t>55</w:t>
      </w:r>
      <w:r w:rsidR="00DE59C8">
        <w:fldChar w:fldCharType="end"/>
      </w:r>
      <w:r>
        <w:t>: BR-SC-20</w:t>
      </w:r>
      <w:bookmarkEnd w:id="198"/>
    </w:p>
    <w:p w14:paraId="76C571F5" w14:textId="0FB1C170" w:rsidR="00303B9F" w:rsidRDefault="00903C3A" w:rsidP="00243475">
      <w:bookmarkStart w:id="199" w:name="_BR-SC-30"/>
      <w:bookmarkEnd w:id="199"/>
      <w:r>
        <w:br w:type="page"/>
      </w:r>
    </w:p>
    <w:p w14:paraId="6D6DE9CF" w14:textId="4E824C92" w:rsidR="00903C3A" w:rsidRDefault="00F42044" w:rsidP="00903C3A">
      <w:pPr>
        <w:pStyle w:val="Ttulo1"/>
      </w:pPr>
      <w:bookmarkStart w:id="200" w:name="_Toc513107709"/>
      <w:r>
        <w:lastRenderedPageBreak/>
        <w:t>Two</w:t>
      </w:r>
      <w:r w:rsidR="00903C3A">
        <w:t>-phased</w:t>
      </w:r>
      <w:r>
        <w:t xml:space="preserve"> Procedures </w:t>
      </w:r>
      <w:r w:rsidR="00903C3A">
        <w:t>Rules</w:t>
      </w:r>
      <w:bookmarkEnd w:id="200"/>
    </w:p>
    <w:p w14:paraId="2CAFAA54" w14:textId="1AC92C33" w:rsidR="00903C3A" w:rsidRDefault="00903C3A" w:rsidP="00903C3A">
      <w:pPr>
        <w:pStyle w:val="Ttulo2"/>
      </w:pPr>
      <w:bookmarkStart w:id="201" w:name="_BR-2P-10"/>
      <w:bookmarkStart w:id="202" w:name="_Toc513107710"/>
      <w:bookmarkEnd w:id="201"/>
      <w:r w:rsidRPr="00084F0A">
        <w:t>BR-</w:t>
      </w:r>
      <w:r>
        <w:t>2P</w:t>
      </w:r>
      <w:r w:rsidRPr="00084F0A">
        <w:t>-10</w:t>
      </w:r>
      <w:bookmarkEnd w:id="202"/>
    </w:p>
    <w:tbl>
      <w:tblPr>
        <w:tblStyle w:val="Tablaconcuadrcula"/>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Prrafodelista"/>
              <w:numPr>
                <w:ilvl w:val="0"/>
                <w:numId w:val="10"/>
              </w:numPr>
              <w:spacing w:before="60" w:after="60"/>
              <w:rPr>
                <w:sz w:val="20"/>
              </w:rPr>
            </w:pPr>
            <w:r>
              <w:rPr>
                <w:sz w:val="20"/>
              </w:rPr>
              <w:t>RQ-40-R70</w:t>
            </w:r>
          </w:p>
          <w:p w14:paraId="71A5A6D2" w14:textId="4334275E" w:rsidR="00EF2712" w:rsidRPr="00A54DB5" w:rsidRDefault="00EF2712" w:rsidP="00A54DB5">
            <w:pPr>
              <w:pStyle w:val="Prrafodelista"/>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F25491" w:rsidP="00DC01DF">
            <w:pPr>
              <w:spacing w:before="60" w:after="60"/>
              <w:rPr>
                <w:rStyle w:val="nfasis"/>
                <w:color w:val="2156A5"/>
                <w:sz w:val="20"/>
                <w:szCs w:val="20"/>
                <w:u w:val="single"/>
              </w:rPr>
            </w:pPr>
            <w:hyperlink r:id="rId29" w:anchor="BIS41-ESPDV2.0-tbr070-016" w:history="1">
              <w:r w:rsidR="00DC01DF" w:rsidRPr="00DC01DF">
                <w:rPr>
                  <w:rStyle w:val="nf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37850905" w:rsidR="00FF5E39" w:rsidRPr="00FF5E39" w:rsidRDefault="00414135" w:rsidP="00414135">
            <w:pPr>
              <w:jc w:val="left"/>
              <w:rPr>
                <w:sz w:val="20"/>
              </w:rPr>
            </w:pPr>
            <w:r>
              <w:rPr>
                <w:b/>
                <w:sz w:val="20"/>
              </w:rPr>
              <w:t>This is informative for transparency motives; n</w:t>
            </w:r>
            <w:r w:rsidR="00FF5E39" w:rsidRPr="000223ED">
              <w:rPr>
                <w:b/>
                <w:sz w:val="20"/>
              </w:rPr>
              <w:t>o Schematron rule can be implemented</w:t>
            </w:r>
            <w:r w:rsidR="00AC3908">
              <w:rPr>
                <w:b/>
                <w:sz w:val="20"/>
              </w:rPr>
              <w:t xml:space="preserve"> as the weighting information is checked in BR-2P-10-S10 and BR-2P-10-S20.</w:t>
            </w:r>
            <w:r>
              <w:rPr>
                <w:b/>
                <w:sz w:val="20"/>
              </w:rPr>
              <w:t xml:space="preserve"> If no weighting type code is provided it defaults to NUMERIC.</w:t>
            </w:r>
          </w:p>
        </w:tc>
      </w:tr>
    </w:tbl>
    <w:p w14:paraId="32429BC9" w14:textId="175BD652" w:rsidR="00903C3A" w:rsidRDefault="00903C3A" w:rsidP="00DB1C0B">
      <w:pPr>
        <w:pStyle w:val="Descripcin"/>
      </w:pPr>
      <w:bookmarkStart w:id="203" w:name="_Toc513107605"/>
      <w:r>
        <w:t xml:space="preserve">Table </w:t>
      </w:r>
      <w:r w:rsidR="00DE59C8">
        <w:fldChar w:fldCharType="begin"/>
      </w:r>
      <w:r w:rsidR="00DE59C8">
        <w:instrText xml:space="preserve"> SEQ Table \* ARABIC </w:instrText>
      </w:r>
      <w:r w:rsidR="00DE59C8">
        <w:fldChar w:fldCharType="separate"/>
      </w:r>
      <w:r w:rsidR="00811AAF">
        <w:rPr>
          <w:noProof/>
        </w:rPr>
        <w:t>56</w:t>
      </w:r>
      <w:r w:rsidR="00DE59C8">
        <w:fldChar w:fldCharType="end"/>
      </w:r>
      <w:r>
        <w:t>: BR-2P-10</w:t>
      </w:r>
      <w:bookmarkEnd w:id="203"/>
    </w:p>
    <w:p w14:paraId="7135318B" w14:textId="0103CDE5" w:rsidR="007B29FC" w:rsidRDefault="007B29FC" w:rsidP="007B29FC">
      <w:pPr>
        <w:pStyle w:val="Ttulo3"/>
      </w:pPr>
      <w:bookmarkStart w:id="204" w:name="_BR-2P-10-S10"/>
      <w:bookmarkStart w:id="205" w:name="_Toc513107711"/>
      <w:bookmarkEnd w:id="204"/>
      <w:r w:rsidRPr="00084F0A">
        <w:t>BR-</w:t>
      </w:r>
      <w:r>
        <w:t>2P</w:t>
      </w:r>
      <w:r w:rsidRPr="00084F0A">
        <w:t>-10</w:t>
      </w:r>
      <w:r>
        <w:t>-S10</w:t>
      </w:r>
      <w:bookmarkEnd w:id="205"/>
    </w:p>
    <w:tbl>
      <w:tblPr>
        <w:tblStyle w:val="Tablaconcuadrcula"/>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Prrafodelista"/>
              <w:numPr>
                <w:ilvl w:val="0"/>
                <w:numId w:val="35"/>
              </w:numPr>
              <w:spacing w:before="60" w:after="60"/>
              <w:rPr>
                <w:sz w:val="20"/>
              </w:rPr>
            </w:pPr>
            <w:r w:rsidRPr="00E472E3">
              <w:rPr>
                <w:sz w:val="20"/>
              </w:rPr>
              <w:t>RQ-40-R70</w:t>
            </w:r>
          </w:p>
          <w:p w14:paraId="4579827E" w14:textId="52BFDBBC" w:rsidR="00EF2712" w:rsidRPr="00E472E3" w:rsidRDefault="00EF2712" w:rsidP="00E472E3">
            <w:pPr>
              <w:pStyle w:val="Prrafodelista"/>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ipervnculo"/>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Prrafodelista"/>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F25491" w:rsidP="00D83D57">
            <w:pPr>
              <w:spacing w:before="60" w:after="60"/>
              <w:rPr>
                <w:rFonts w:ascii="Courier New" w:hAnsi="Courier New" w:cs="Courier New"/>
                <w:sz w:val="20"/>
              </w:rPr>
            </w:pPr>
            <w:hyperlink r:id="rId30" w:anchor="BIS41-ESPDV2.0-tbr070-016" w:history="1">
              <w:r w:rsidR="00D83D57" w:rsidRPr="00D83D57">
                <w:rPr>
                  <w:rStyle w:val="nf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54B7BBF2" w14:textId="77777777" w:rsidR="00D83D57" w:rsidRDefault="00D83D57" w:rsidP="00D83D57">
            <w:pPr>
              <w:pStyle w:val="Prrafodelista"/>
              <w:numPr>
                <w:ilvl w:val="0"/>
                <w:numId w:val="0"/>
              </w:numPr>
              <w:spacing w:before="60" w:after="60"/>
              <w:ind w:left="303"/>
              <w:jc w:val="left"/>
              <w:rPr>
                <w:sz w:val="20"/>
              </w:rPr>
            </w:pPr>
          </w:p>
          <w:p w14:paraId="55A2CA06" w14:textId="71F21FFA" w:rsidR="00D83D57" w:rsidRPr="003F60A8" w:rsidRDefault="00D83D57" w:rsidP="00D83D57">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Prrafodelista"/>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lastRenderedPageBreak/>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Prrafodelista"/>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Prrafodelista"/>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/cac</w:t>
            </w:r>
            <w:proofErr w:type="gramStart"/>
            <w:r w:rsidRPr="003F60A8">
              <w:rPr>
                <w:rFonts w:ascii="Courier New" w:hAnsi="Courier New" w:cs="Courier New"/>
                <w:sz w:val="20"/>
              </w:rPr>
              <w:t>:TenderingCriterion</w:t>
            </w:r>
            <w:proofErr w:type="gramEnd"/>
            <w:r w:rsidRPr="003F60A8">
              <w:rPr>
                <w:rFonts w:ascii="Courier New" w:hAnsi="Courier New" w:cs="Courier New"/>
                <w:sz w:val="20"/>
              </w:rPr>
              <w:t xml:space="preserve">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Descripcin"/>
      </w:pPr>
      <w:bookmarkStart w:id="206" w:name="_Toc513107606"/>
      <w:r>
        <w:t xml:space="preserve">Table </w:t>
      </w:r>
      <w:r w:rsidR="00DE59C8">
        <w:fldChar w:fldCharType="begin"/>
      </w:r>
      <w:r w:rsidR="00DE59C8">
        <w:instrText xml:space="preserve"> SEQ Table \* ARABIC </w:instrText>
      </w:r>
      <w:r w:rsidR="00DE59C8">
        <w:fldChar w:fldCharType="separate"/>
      </w:r>
      <w:r w:rsidR="00811AAF">
        <w:rPr>
          <w:noProof/>
        </w:rPr>
        <w:t>57</w:t>
      </w:r>
      <w:r w:rsidR="00DE59C8">
        <w:fldChar w:fldCharType="end"/>
      </w:r>
      <w:r>
        <w:t xml:space="preserve">: </w:t>
      </w:r>
      <w:r w:rsidRPr="00084F0A">
        <w:t>BR-</w:t>
      </w:r>
      <w:r>
        <w:t>2P</w:t>
      </w:r>
      <w:r w:rsidRPr="00084F0A">
        <w:t>-10</w:t>
      </w:r>
      <w:r>
        <w:t>-S10</w:t>
      </w:r>
      <w:bookmarkEnd w:id="206"/>
    </w:p>
    <w:p w14:paraId="63E66AEE" w14:textId="04E58F3E" w:rsidR="004F4015" w:rsidRPr="006E519D" w:rsidRDefault="004F4015" w:rsidP="004F4015">
      <w:pPr>
        <w:pStyle w:val="Ttulo3"/>
      </w:pPr>
      <w:bookmarkStart w:id="207" w:name="_BR-2P-10-S20"/>
      <w:bookmarkStart w:id="208" w:name="_Toc513107712"/>
      <w:bookmarkEnd w:id="207"/>
      <w:r w:rsidRPr="006E519D">
        <w:t>BR-2P-10-S20</w:t>
      </w:r>
      <w:bookmarkEnd w:id="208"/>
    </w:p>
    <w:tbl>
      <w:tblPr>
        <w:tblStyle w:val="Tablaconcuadrcula"/>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Prrafodelista"/>
              <w:numPr>
                <w:ilvl w:val="0"/>
                <w:numId w:val="36"/>
              </w:numPr>
              <w:spacing w:before="60" w:after="60"/>
              <w:rPr>
                <w:sz w:val="20"/>
              </w:rPr>
            </w:pPr>
            <w:r w:rsidRPr="00E472E3">
              <w:rPr>
                <w:sz w:val="20"/>
              </w:rPr>
              <w:t>RQ-40-R70</w:t>
            </w:r>
          </w:p>
          <w:p w14:paraId="4EC3B7D7" w14:textId="1320A687" w:rsidR="00EF2712" w:rsidRPr="00E472E3" w:rsidRDefault="00EF2712" w:rsidP="00E472E3">
            <w:pPr>
              <w:pStyle w:val="Prrafodelista"/>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F25491" w:rsidP="00D83D57">
            <w:pPr>
              <w:spacing w:before="60" w:after="60"/>
              <w:rPr>
                <w:rFonts w:ascii="Courier New" w:hAnsi="Courier New" w:cs="Courier New"/>
                <w:sz w:val="20"/>
              </w:rPr>
            </w:pPr>
            <w:hyperlink r:id="rId31" w:anchor="BIS41-ESPDV2.0-tbr070-016" w:history="1">
              <w:r w:rsidR="00D83D57" w:rsidRPr="00D83D57">
                <w:rPr>
                  <w:rStyle w:val="nf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00F5E234" w14:textId="77777777" w:rsidR="00D83D57" w:rsidRDefault="00D83D57" w:rsidP="00D83D57">
            <w:pPr>
              <w:pStyle w:val="Prrafodelista"/>
              <w:numPr>
                <w:ilvl w:val="0"/>
                <w:numId w:val="0"/>
              </w:numPr>
              <w:spacing w:before="60" w:after="60"/>
              <w:ind w:left="303"/>
              <w:jc w:val="left"/>
              <w:rPr>
                <w:sz w:val="20"/>
              </w:rPr>
            </w:pPr>
          </w:p>
          <w:p w14:paraId="239BB9C2" w14:textId="25F1CF64" w:rsidR="00D83D57" w:rsidRPr="006E519D" w:rsidRDefault="00D83D57" w:rsidP="00D83D57">
            <w:pPr>
              <w:pStyle w:val="Prrafodelista"/>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Prrafodelista"/>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Descripcin"/>
      </w:pPr>
      <w:bookmarkStart w:id="209" w:name="_Toc513107607"/>
      <w:r>
        <w:t xml:space="preserve">Table </w:t>
      </w:r>
      <w:r w:rsidR="00DE59C8">
        <w:fldChar w:fldCharType="begin"/>
      </w:r>
      <w:r w:rsidR="00DE59C8">
        <w:instrText xml:space="preserve"> SEQ Table \* ARABIC </w:instrText>
      </w:r>
      <w:r w:rsidR="00DE59C8">
        <w:fldChar w:fldCharType="separate"/>
      </w:r>
      <w:r w:rsidR="00811AAF">
        <w:rPr>
          <w:noProof/>
        </w:rPr>
        <w:t>58</w:t>
      </w:r>
      <w:r w:rsidR="00DE59C8">
        <w:fldChar w:fldCharType="end"/>
      </w:r>
      <w:r>
        <w:t xml:space="preserve">: </w:t>
      </w:r>
      <w:r w:rsidRPr="00084F0A">
        <w:t>BR-</w:t>
      </w:r>
      <w:r>
        <w:t>2P</w:t>
      </w:r>
      <w:r w:rsidRPr="00084F0A">
        <w:t>-10</w:t>
      </w:r>
      <w:r>
        <w:t>-S10</w:t>
      </w:r>
      <w:bookmarkEnd w:id="209"/>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Ttulo1"/>
      </w:pPr>
      <w:bookmarkStart w:id="210" w:name="_Toc513107713"/>
      <w:r>
        <w:lastRenderedPageBreak/>
        <w:t>Common ESPDResponse Rules</w:t>
      </w:r>
      <w:bookmarkEnd w:id="210"/>
    </w:p>
    <w:p w14:paraId="1EF7771A" w14:textId="4D241249" w:rsidR="00C03FD7" w:rsidRDefault="00C03FD7" w:rsidP="00C03FD7">
      <w:pPr>
        <w:pStyle w:val="Ttulo2"/>
      </w:pPr>
      <w:bookmarkStart w:id="211" w:name="_BR-RESP-10"/>
      <w:bookmarkStart w:id="212" w:name="_Toc513107714"/>
      <w:bookmarkEnd w:id="211"/>
      <w:r w:rsidRPr="00084F0A">
        <w:t>BR-</w:t>
      </w:r>
      <w:r>
        <w:t>RESP</w:t>
      </w:r>
      <w:r w:rsidRPr="00084F0A">
        <w:t>-10</w:t>
      </w:r>
      <w:bookmarkEnd w:id="212"/>
    </w:p>
    <w:tbl>
      <w:tblPr>
        <w:tblStyle w:val="Tablaconcuadrcula"/>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Prrafodelista"/>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Prrafodelista"/>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AAF" w:rsidRPr="00811AAF">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2" w:anchor="BIS41-ESPDV2.0-tbr92-001" w:history="1">
              <w:r w:rsidRPr="003524EF">
                <w:rPr>
                  <w:rStyle w:val="nfasis"/>
                  <w:color w:val="2156A5"/>
                  <w:sz w:val="20"/>
                  <w:szCs w:val="20"/>
                  <w:u w:val="single"/>
                </w:rPr>
                <w:t>tbr92-001</w:t>
              </w:r>
            </w:hyperlink>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w:t>
            </w:r>
            <w:proofErr w:type="gramStart"/>
            <w:r w:rsidRPr="003D5245">
              <w:rPr>
                <w:sz w:val="20"/>
              </w:rPr>
              <w:t>:EconomicOperatorParty</w:t>
            </w:r>
            <w:proofErr w:type="gramEnd"/>
            <w:r w:rsidRPr="003D5245">
              <w:rPr>
                <w:sz w:val="20"/>
              </w:rPr>
              <w:t xml:space="preserve">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Prrafodelista"/>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01064184" w:rsidR="007F363B" w:rsidRPr="003D5245" w:rsidRDefault="007F363B" w:rsidP="003D5245">
            <w:pPr>
              <w:pStyle w:val="Prrafodelista"/>
              <w:numPr>
                <w:ilvl w:val="0"/>
                <w:numId w:val="10"/>
              </w:numPr>
              <w:spacing w:before="60" w:after="60"/>
              <w:ind w:left="278"/>
              <w:jc w:val="left"/>
              <w:rPr>
                <w:sz w:val="20"/>
              </w:rPr>
            </w:pPr>
            <w:proofErr w:type="gramStart"/>
            <w:r w:rsidRPr="003D5245">
              <w:rPr>
                <w:sz w:val="20"/>
              </w:rPr>
              <w:t>schemeAgencyID</w:t>
            </w:r>
            <w:proofErr w:type="gramEnd"/>
            <w:r w:rsidRPr="003D5245">
              <w:rPr>
                <w:sz w:val="20"/>
              </w:rPr>
              <w:t xml:space="preserve">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w:t>
            </w:r>
            <w:r w:rsidR="00D2692A">
              <w:rPr>
                <w:sz w:val="20"/>
              </w:rPr>
              <w:t>2.0.2</w:t>
            </w:r>
            <w:r w:rsidR="00A365DC">
              <w:rPr>
                <w:sz w:val="20"/>
              </w:rPr>
              <w:t>.</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3" w:anchor="BIS41-ESPDV2.0-tbr92-008" w:history="1">
              <w:r w:rsidRPr="003524EF">
                <w:rPr>
                  <w:rStyle w:val="nf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Prrafodelista"/>
              <w:numPr>
                <w:ilvl w:val="0"/>
                <w:numId w:val="10"/>
              </w:numPr>
              <w:spacing w:before="60" w:after="60"/>
              <w:ind w:left="318"/>
              <w:rPr>
                <w:sz w:val="20"/>
              </w:rPr>
            </w:pPr>
            <w:r>
              <w:rPr>
                <w:sz w:val="20"/>
              </w:rPr>
              <w:t>Severity: ERROR</w:t>
            </w:r>
          </w:p>
          <w:p w14:paraId="3674915C" w14:textId="25747733" w:rsidR="002A5970" w:rsidRDefault="002A5970" w:rsidP="002A5970">
            <w:pPr>
              <w:pStyle w:val="Prrafodelista"/>
              <w:numPr>
                <w:ilvl w:val="0"/>
                <w:numId w:val="10"/>
              </w:numPr>
              <w:spacing w:before="60" w:after="60"/>
              <w:ind w:left="318"/>
              <w:rPr>
                <w:sz w:val="20"/>
              </w:rPr>
            </w:pPr>
            <w:r>
              <w:rPr>
                <w:sz w:val="20"/>
              </w:rPr>
              <w:t>Economic operator role is mandatory</w:t>
            </w:r>
            <w:r w:rsidR="000A753C">
              <w:rPr>
                <w:sz w:val="20"/>
              </w:rPr>
              <w:t xml:space="preserve"> if application type is self-contained</w:t>
            </w:r>
            <w:r>
              <w:rPr>
                <w:sz w:val="20"/>
              </w:rPr>
              <w:t>:</w:t>
            </w:r>
          </w:p>
          <w:p w14:paraId="39F72737" w14:textId="3544BE55" w:rsidR="002A5970" w:rsidRDefault="002A5970" w:rsidP="00B73113">
            <w:pPr>
              <w:pStyle w:val="Prrafodelista"/>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E16522"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Prrafodelista"/>
              <w:numPr>
                <w:ilvl w:val="0"/>
                <w:numId w:val="10"/>
              </w:numPr>
              <w:spacing w:before="60" w:after="60"/>
              <w:ind w:left="318"/>
              <w:rPr>
                <w:sz w:val="20"/>
              </w:rPr>
            </w:pPr>
            <w:r>
              <w:rPr>
                <w:sz w:val="20"/>
              </w:rPr>
              <w:t>Severity: ERROR</w:t>
            </w:r>
          </w:p>
          <w:p w14:paraId="597D9AC2" w14:textId="78E0175A" w:rsidR="00B73113" w:rsidRDefault="00B73113" w:rsidP="00B73113">
            <w:pPr>
              <w:pStyle w:val="Prrafodelista"/>
              <w:numPr>
                <w:ilvl w:val="0"/>
                <w:numId w:val="10"/>
              </w:numPr>
              <w:spacing w:before="60" w:after="60"/>
              <w:ind w:left="318"/>
              <w:rPr>
                <w:sz w:val="20"/>
              </w:rPr>
            </w:pPr>
            <w:r>
              <w:rPr>
                <w:sz w:val="20"/>
              </w:rPr>
              <w:t>Economic operator role is mandatory</w:t>
            </w:r>
            <w:r w:rsidR="000A753C">
              <w:rPr>
                <w:sz w:val="20"/>
              </w:rPr>
              <w:t xml:space="preserve"> if application type is self-containe</w:t>
            </w:r>
            <w:r>
              <w:rPr>
                <w:sz w:val="20"/>
              </w:rPr>
              <w:t>:</w:t>
            </w:r>
          </w:p>
          <w:p w14:paraId="1AB429F2" w14:textId="47D56E5C" w:rsidR="00B73113" w:rsidRPr="00E16522" w:rsidRDefault="00B73113" w:rsidP="00B73113">
            <w:pPr>
              <w:pStyle w:val="Prrafodelista"/>
              <w:numPr>
                <w:ilvl w:val="0"/>
                <w:numId w:val="0"/>
              </w:numPr>
              <w:spacing w:before="60" w:after="60"/>
              <w:ind w:left="318"/>
              <w:rPr>
                <w:sz w:val="20"/>
                <w:lang w:val="it-IT"/>
              </w:rPr>
            </w:pPr>
            <w:r w:rsidRPr="00E16522">
              <w:rPr>
                <w:rFonts w:ascii="Courier New" w:hAnsi="Courier New" w:cs="Courier New"/>
                <w:sz w:val="20"/>
                <w:lang w:val="it-IT"/>
              </w:rPr>
              <w:t>/cac:EconomicOperatorParty /cac:EconomicOperatorRole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4" w:anchor="BIS41-ESPDV2.0-tbr92-001" w:history="1">
              <w:r w:rsidRPr="003524EF">
                <w:rPr>
                  <w:rStyle w:val="nf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2967D2BA" w14:textId="692E9CC9" w:rsidR="001B6067" w:rsidRDefault="001B6067"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t>The name of the economic operator is mandatory.</w:t>
            </w:r>
          </w:p>
        </w:tc>
        <w:tc>
          <w:tcPr>
            <w:tcW w:w="4389" w:type="dxa"/>
            <w:shd w:val="clear" w:color="auto" w:fill="auto"/>
            <w:vAlign w:val="center"/>
          </w:tcPr>
          <w:p w14:paraId="5B117233" w14:textId="2BBE712D"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779CEB65" w14:textId="13DB9DF0" w:rsidR="001B6067" w:rsidRDefault="001B6067" w:rsidP="001B6067">
            <w:pPr>
              <w:pStyle w:val="Prrafodelista"/>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lastRenderedPageBreak/>
              <w:t xml:space="preserve">Business requirement: </w:t>
            </w:r>
            <w:hyperlink r:id="rId35" w:anchor="BIS41-ESPDV2.0-tbr92-004" w:history="1">
              <w:r w:rsidRPr="0015279F">
                <w:rPr>
                  <w:rStyle w:val="nf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214035BF" w14:textId="698520D5" w:rsidR="002A5970" w:rsidRDefault="002A5970"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6" w:anchor="BIS41-ESPDV2.0-tbr92-012" w:history="1">
              <w:r w:rsidRPr="00E7633C">
                <w:rPr>
                  <w:rStyle w:val="nf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Prrafodelista"/>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7" w:anchor="BIS41-ESPDV2.0-tbr070-021" w:history="1">
              <w:r w:rsidRPr="000618B9">
                <w:rPr>
                  <w:rStyle w:val="nfasis"/>
                  <w:color w:val="2156A5"/>
                  <w:sz w:val="20"/>
                  <w:szCs w:val="20"/>
                  <w:u w:val="single"/>
                </w:rPr>
                <w:t>tbr070-021</w:t>
              </w:r>
            </w:hyperlink>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Prrafodelista"/>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Prrafodelista"/>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Prrafodelista"/>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Descripcin"/>
      </w:pPr>
      <w:bookmarkStart w:id="213" w:name="_Toc513107608"/>
      <w:r>
        <w:t xml:space="preserve">Table </w:t>
      </w:r>
      <w:r w:rsidR="00DE59C8">
        <w:fldChar w:fldCharType="begin"/>
      </w:r>
      <w:r w:rsidR="00DE59C8">
        <w:instrText xml:space="preserve"> SEQ Table \* ARABIC </w:instrText>
      </w:r>
      <w:r w:rsidR="00DE59C8">
        <w:fldChar w:fldCharType="separate"/>
      </w:r>
      <w:r w:rsidR="00811AAF">
        <w:rPr>
          <w:noProof/>
        </w:rPr>
        <w:t>59</w:t>
      </w:r>
      <w:r w:rsidR="00DE59C8">
        <w:fldChar w:fldCharType="end"/>
      </w:r>
      <w:r>
        <w:t>: BR-RESP-10</w:t>
      </w:r>
      <w:bookmarkEnd w:id="213"/>
    </w:p>
    <w:p w14:paraId="3D8B5203" w14:textId="652C14A4" w:rsidR="00B3376C" w:rsidRDefault="00B3376C" w:rsidP="00B3376C">
      <w:pPr>
        <w:pStyle w:val="Ttulo2"/>
      </w:pPr>
      <w:bookmarkStart w:id="214" w:name="_BR-RESP-20"/>
      <w:bookmarkStart w:id="215" w:name="_Toc513107715"/>
      <w:bookmarkEnd w:id="214"/>
      <w:r w:rsidRPr="00084F0A">
        <w:t>BR-</w:t>
      </w:r>
      <w:r>
        <w:t>RESP</w:t>
      </w:r>
      <w:r w:rsidRPr="00084F0A">
        <w:t>-</w:t>
      </w:r>
      <w:r>
        <w:t>2</w:t>
      </w:r>
      <w:r w:rsidRPr="00084F0A">
        <w:t>0</w:t>
      </w:r>
      <w:bookmarkEnd w:id="215"/>
    </w:p>
    <w:tbl>
      <w:tblPr>
        <w:tblStyle w:val="Tablaconcuadrcula"/>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Prrafodelista"/>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w:t>
            </w:r>
            <w:proofErr w:type="gramStart"/>
            <w:r w:rsidRPr="0009371B">
              <w:rPr>
                <w:sz w:val="20"/>
              </w:rPr>
              <w:t>:EconomicOperatorParty</w:t>
            </w:r>
            <w:proofErr w:type="gramEnd"/>
            <w:r w:rsidRPr="0009371B">
              <w:rPr>
                <w:sz w:val="20"/>
              </w:rPr>
              <w:t>/cac:Party/cac:PowerOfAttorney.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Prrafodelista"/>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nfasis"/>
                <w:color w:val="2156A5"/>
                <w:szCs w:val="20"/>
                <w:u w:val="single"/>
              </w:rPr>
            </w:pPr>
            <w:r w:rsidRPr="00234422">
              <w:rPr>
                <w:rStyle w:val="nfasis"/>
                <w:color w:val="2156A5"/>
                <w:sz w:val="20"/>
                <w:szCs w:val="20"/>
                <w:u w:val="single"/>
              </w:rPr>
              <w:t> </w:t>
            </w:r>
            <w:hyperlink r:id="rId38" w:anchor="BIS41-ESPDV2.0-tbr092-009" w:history="1">
              <w:r w:rsidRPr="00234422">
                <w:rPr>
                  <w:rStyle w:val="nf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Prrafodelista"/>
              <w:numPr>
                <w:ilvl w:val="0"/>
                <w:numId w:val="10"/>
              </w:numPr>
              <w:spacing w:before="60" w:after="60"/>
              <w:ind w:left="346"/>
              <w:jc w:val="left"/>
              <w:rPr>
                <w:sz w:val="20"/>
              </w:rPr>
            </w:pPr>
            <w:r>
              <w:rPr>
                <w:sz w:val="20"/>
              </w:rPr>
              <w:t>Severity: ERROR</w:t>
            </w:r>
          </w:p>
          <w:p w14:paraId="7AED9033" w14:textId="2A14035E" w:rsidR="00143833" w:rsidRDefault="00143833" w:rsidP="003F0AFA">
            <w:pPr>
              <w:pStyle w:val="Prrafodelista"/>
              <w:numPr>
                <w:ilvl w:val="0"/>
                <w:numId w:val="10"/>
              </w:numPr>
              <w:spacing w:before="60" w:after="60"/>
              <w:ind w:left="346"/>
              <w:jc w:val="left"/>
              <w:rPr>
                <w:sz w:val="20"/>
              </w:rPr>
            </w:pPr>
            <w:r w:rsidRPr="0009371B">
              <w:rPr>
                <w:rFonts w:ascii="Courier New" w:hAnsi="Courier New" w:cs="Courier New"/>
                <w:sz w:val="20"/>
              </w:rPr>
              <w:t>/cac</w:t>
            </w:r>
            <w:proofErr w:type="gramStart"/>
            <w:r w:rsidRPr="0009371B">
              <w:rPr>
                <w:rFonts w:ascii="Courier New" w:hAnsi="Courier New" w:cs="Courier New"/>
                <w:sz w:val="20"/>
              </w:rPr>
              <w:t>:EconomicOperatorParty</w:t>
            </w:r>
            <w:proofErr w:type="gramEnd"/>
            <w:r w:rsidRPr="0009371B">
              <w:rPr>
                <w:rFonts w:ascii="Courier New" w:hAnsi="Courier New" w:cs="Courier New"/>
                <w:sz w:val="20"/>
              </w:rPr>
              <w:t>/cac:Party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Prrafodelista"/>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Prrafodelista"/>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Prrafodelista"/>
              <w:numPr>
                <w:ilvl w:val="1"/>
                <w:numId w:val="10"/>
              </w:numPr>
              <w:spacing w:before="60" w:after="60"/>
              <w:ind w:left="913"/>
              <w:jc w:val="left"/>
              <w:rPr>
                <w:sz w:val="20"/>
              </w:rPr>
            </w:pPr>
            <w:r>
              <w:rPr>
                <w:rFonts w:ascii="Courier New" w:hAnsi="Courier New" w:cs="Courier New"/>
                <w:sz w:val="20"/>
              </w:rPr>
              <w:lastRenderedPageBreak/>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Descripcin"/>
      </w:pPr>
      <w:bookmarkStart w:id="216" w:name="_Toc513107609"/>
      <w:r>
        <w:lastRenderedPageBreak/>
        <w:t xml:space="preserve">Table </w:t>
      </w:r>
      <w:r w:rsidR="00DE59C8">
        <w:fldChar w:fldCharType="begin"/>
      </w:r>
      <w:r w:rsidR="00DE59C8">
        <w:instrText xml:space="preserve"> SEQ Table \* ARABIC </w:instrText>
      </w:r>
      <w:r w:rsidR="00DE59C8">
        <w:fldChar w:fldCharType="separate"/>
      </w:r>
      <w:r w:rsidR="00811AAF">
        <w:rPr>
          <w:noProof/>
        </w:rPr>
        <w:t>60</w:t>
      </w:r>
      <w:r w:rsidR="00DE59C8">
        <w:fldChar w:fldCharType="end"/>
      </w:r>
      <w:r>
        <w:t>: BR-RESP-20</w:t>
      </w:r>
      <w:bookmarkEnd w:id="216"/>
    </w:p>
    <w:p w14:paraId="18AF87B0" w14:textId="77777777" w:rsidR="003C18B1" w:rsidRDefault="003C18B1">
      <w:pPr>
        <w:rPr>
          <w:rFonts w:eastAsiaTheme="majorEastAsia" w:cstheme="majorBidi"/>
          <w:b/>
          <w:bCs/>
          <w:color w:val="034EA2"/>
          <w:sz w:val="28"/>
          <w:szCs w:val="28"/>
        </w:rPr>
      </w:pPr>
      <w:bookmarkStart w:id="217" w:name="_BR-RESP-80"/>
      <w:bookmarkStart w:id="218" w:name="_BR-RESP-20-S10"/>
      <w:bookmarkEnd w:id="217"/>
      <w:bookmarkEnd w:id="218"/>
      <w:r>
        <w:br w:type="page"/>
      </w:r>
    </w:p>
    <w:p w14:paraId="2C35E60D" w14:textId="3A743F5C" w:rsidR="002E13DD" w:rsidRPr="002E13DD" w:rsidRDefault="002E13DD" w:rsidP="002E13DD">
      <w:pPr>
        <w:pStyle w:val="Ttulo1"/>
      </w:pPr>
      <w:bookmarkStart w:id="219" w:name="_Toc513107716"/>
      <w:r>
        <w:lastRenderedPageBreak/>
        <w:t>Not registered pre-qualification system Rules</w:t>
      </w:r>
      <w:bookmarkEnd w:id="219"/>
    </w:p>
    <w:p w14:paraId="5033A4BD" w14:textId="6B1C0CB7" w:rsidR="00397A30" w:rsidRDefault="00397A30" w:rsidP="00397A30">
      <w:pPr>
        <w:pStyle w:val="Ttulo2"/>
      </w:pPr>
      <w:bookmarkStart w:id="220" w:name="_BR-RESP-30"/>
      <w:bookmarkStart w:id="221" w:name="_Ref503343616"/>
      <w:bookmarkStart w:id="222" w:name="_Toc513107717"/>
      <w:bookmarkEnd w:id="220"/>
      <w:r w:rsidRPr="00084F0A">
        <w:t>BR-</w:t>
      </w:r>
      <w:r>
        <w:t>RESP</w:t>
      </w:r>
      <w:r w:rsidRPr="00084F0A">
        <w:t>-</w:t>
      </w:r>
      <w:r>
        <w:t>3</w:t>
      </w:r>
      <w:r w:rsidRPr="00084F0A">
        <w:t>0</w:t>
      </w:r>
      <w:bookmarkEnd w:id="221"/>
      <w:bookmarkEnd w:id="222"/>
    </w:p>
    <w:tbl>
      <w:tblPr>
        <w:tblStyle w:val="Tablaconcuadrcula"/>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Prrafodelista"/>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Prrafodelista"/>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Prrafodelista"/>
              <w:numPr>
                <w:ilvl w:val="0"/>
                <w:numId w:val="10"/>
              </w:numPr>
              <w:spacing w:before="60" w:after="60"/>
              <w:rPr>
                <w:sz w:val="20"/>
              </w:rPr>
            </w:pPr>
            <w:r w:rsidRPr="00A63663">
              <w:rPr>
                <w:sz w:val="20"/>
                <w:szCs w:val="20"/>
              </w:rPr>
              <w:t>RS-50-R40</w:t>
            </w:r>
          </w:p>
          <w:p w14:paraId="7AFE1EB2" w14:textId="2F88BF47" w:rsidR="00066A65" w:rsidRDefault="00066A65" w:rsidP="00886508">
            <w:pPr>
              <w:pStyle w:val="Prrafodelista"/>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Prrafodelista"/>
              <w:numPr>
                <w:ilvl w:val="0"/>
                <w:numId w:val="10"/>
              </w:numPr>
              <w:spacing w:before="60" w:after="60"/>
              <w:rPr>
                <w:sz w:val="20"/>
              </w:rPr>
            </w:pPr>
            <w:r w:rsidRPr="008D3A46">
              <w:rPr>
                <w:sz w:val="20"/>
                <w:szCs w:val="20"/>
              </w:rPr>
              <w:t>RS-90-R40</w:t>
            </w:r>
          </w:p>
          <w:p w14:paraId="013D2489" w14:textId="21AF3BFE" w:rsidR="006A164E" w:rsidRDefault="006A164E" w:rsidP="00886508">
            <w:pPr>
              <w:pStyle w:val="Prrafodelista"/>
              <w:numPr>
                <w:ilvl w:val="0"/>
                <w:numId w:val="10"/>
              </w:numPr>
              <w:spacing w:before="60" w:after="60"/>
              <w:rPr>
                <w:sz w:val="20"/>
              </w:rPr>
            </w:pPr>
            <w:r w:rsidRPr="006A164E">
              <w:rPr>
                <w:sz w:val="20"/>
                <w:szCs w:val="20"/>
              </w:rPr>
              <w:t>RS-110-R50</w:t>
            </w:r>
          </w:p>
          <w:p w14:paraId="013A78AB" w14:textId="77777777" w:rsidR="00066A65" w:rsidRDefault="00066A65" w:rsidP="0088399E">
            <w:pPr>
              <w:pStyle w:val="Prrafodelista"/>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Prrafodelista"/>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Prrafodelista"/>
              <w:numPr>
                <w:ilvl w:val="0"/>
                <w:numId w:val="10"/>
              </w:numPr>
              <w:spacing w:before="60" w:after="60"/>
              <w:rPr>
                <w:sz w:val="20"/>
              </w:rPr>
            </w:pPr>
            <w:r w:rsidRPr="00C82D88">
              <w:rPr>
                <w:sz w:val="20"/>
              </w:rPr>
              <w:t>RS-170-R40</w:t>
            </w:r>
          </w:p>
          <w:p w14:paraId="42953AF6" w14:textId="00A1B620" w:rsidR="00066A65" w:rsidRDefault="005F4E79" w:rsidP="00432CF9">
            <w:pPr>
              <w:pStyle w:val="Prrafodelista"/>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Prrafodelista"/>
              <w:numPr>
                <w:ilvl w:val="0"/>
                <w:numId w:val="10"/>
              </w:numPr>
              <w:spacing w:before="60" w:after="60"/>
              <w:rPr>
                <w:sz w:val="20"/>
              </w:rPr>
            </w:pPr>
            <w:r w:rsidRPr="00247387">
              <w:rPr>
                <w:sz w:val="20"/>
                <w:szCs w:val="20"/>
              </w:rPr>
              <w:t>RS-210-R40</w:t>
            </w:r>
          </w:p>
          <w:p w14:paraId="3837EF81" w14:textId="54EBFEB4" w:rsidR="000349E5" w:rsidRDefault="000349E5" w:rsidP="00432CF9">
            <w:pPr>
              <w:pStyle w:val="Prrafodelista"/>
              <w:numPr>
                <w:ilvl w:val="0"/>
                <w:numId w:val="10"/>
              </w:numPr>
              <w:spacing w:before="60" w:after="60"/>
              <w:rPr>
                <w:sz w:val="20"/>
              </w:rPr>
            </w:pPr>
            <w:r w:rsidRPr="000349E5">
              <w:rPr>
                <w:sz w:val="20"/>
                <w:szCs w:val="20"/>
              </w:rPr>
              <w:t>RS-230-R40</w:t>
            </w:r>
          </w:p>
          <w:p w14:paraId="60D1B14C" w14:textId="77777777" w:rsidR="00066A65" w:rsidRDefault="002460DF" w:rsidP="00A636A7">
            <w:pPr>
              <w:pStyle w:val="Prrafodelista"/>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Prrafodelista"/>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Prrafodelista"/>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Prrafodelista"/>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Prrafodelista"/>
              <w:numPr>
                <w:ilvl w:val="0"/>
                <w:numId w:val="10"/>
              </w:numPr>
              <w:spacing w:before="60" w:after="60"/>
              <w:ind w:left="317"/>
              <w:jc w:val="left"/>
              <w:rPr>
                <w:sz w:val="20"/>
              </w:rPr>
            </w:pPr>
            <w:r>
              <w:rPr>
                <w:sz w:val="20"/>
              </w:rPr>
              <w:t>All /</w:t>
            </w:r>
            <w:r>
              <w:rPr>
                <w:rFonts w:ascii="Courier New" w:hAnsi="Courier New" w:cs="Courier New"/>
                <w:sz w:val="20"/>
              </w:rPr>
              <w:t>cac</w:t>
            </w:r>
            <w:proofErr w:type="gramStart"/>
            <w:r>
              <w:rPr>
                <w:rFonts w:ascii="Courier New" w:hAnsi="Courier New" w:cs="Courier New"/>
                <w:sz w:val="20"/>
              </w:rPr>
              <w:t>:TenderingCriterion</w:t>
            </w:r>
            <w:proofErr w:type="gramEnd"/>
            <w:r>
              <w:rPr>
                <w:rFonts w:ascii="Courier New" w:hAnsi="Courier New" w:cs="Courier New"/>
                <w:sz w:val="20"/>
              </w:rPr>
              <w:t xml:space="preserve"> </w:t>
            </w:r>
            <w:r w:rsidRPr="00B81AAA">
              <w:rPr>
                <w:rFonts w:ascii="Courier New" w:hAnsi="Courier New" w:cs="Courier New"/>
                <w:sz w:val="20"/>
              </w:rPr>
              <w:t>/cbc:CriterionTypeCode</w:t>
            </w:r>
            <w:r w:rsidRPr="00B81AAA">
              <w:rPr>
                <w:sz w:val="20"/>
              </w:rPr>
              <w:t xml:space="preserve"> </w:t>
            </w:r>
            <w:r>
              <w:rPr>
                <w:sz w:val="20"/>
              </w:rPr>
              <w:t xml:space="preserve">starts with </w:t>
            </w:r>
            <w:r w:rsidRPr="00F0103B">
              <w:rPr>
                <w:sz w:val="20"/>
                <w:highlight w:val="yellow"/>
                <w:rPrChange w:id="223" w:author="Héctor Rico" w:date="2021-02-22T11:04:00Z">
                  <w:rPr>
                    <w:sz w:val="20"/>
                  </w:rPr>
                </w:rPrChange>
              </w:rPr>
              <w:t xml:space="preserve">“CRITERION.EXCLUSION.” (They are exclusion criteria) must have its </w:t>
            </w:r>
            <w:r w:rsidRPr="00F0103B">
              <w:rPr>
                <w:rFonts w:ascii="Courier New" w:hAnsi="Courier New" w:cs="Courier New"/>
                <w:sz w:val="20"/>
                <w:highlight w:val="yellow"/>
                <w:rPrChange w:id="224" w:author="Héctor Rico" w:date="2021-02-22T11:04:00Z">
                  <w:rPr>
                    <w:rFonts w:ascii="Courier New" w:hAnsi="Courier New" w:cs="Courier New"/>
                    <w:sz w:val="20"/>
                  </w:rPr>
                </w:rPrChange>
              </w:rPr>
              <w:t>/cbc:ID</w:t>
            </w:r>
            <w:r w:rsidRPr="00F0103B">
              <w:rPr>
                <w:sz w:val="20"/>
                <w:highlight w:val="yellow"/>
                <w:rPrChange w:id="225" w:author="Héctor Rico" w:date="2021-02-22T11:04:00Z">
                  <w:rPr>
                    <w:sz w:val="20"/>
                  </w:rPr>
                </w:rPrChange>
              </w:rPr>
              <w:t xml:space="preserve"> as response within</w:t>
            </w:r>
            <w:r>
              <w:rPr>
                <w:sz w:val="20"/>
              </w:rPr>
              <w:t xml:space="preserve">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Descripcin"/>
      </w:pPr>
      <w:bookmarkStart w:id="226" w:name="_Toc513107610"/>
      <w:r>
        <w:t xml:space="preserve">Table </w:t>
      </w:r>
      <w:r w:rsidR="00DE59C8">
        <w:fldChar w:fldCharType="begin"/>
      </w:r>
      <w:r w:rsidR="00DE59C8">
        <w:instrText xml:space="preserve"> SEQ Table \* ARABIC </w:instrText>
      </w:r>
      <w:r w:rsidR="00DE59C8">
        <w:fldChar w:fldCharType="separate"/>
      </w:r>
      <w:r w:rsidR="00811AAF">
        <w:rPr>
          <w:noProof/>
        </w:rPr>
        <w:t>61</w:t>
      </w:r>
      <w:r w:rsidR="00DE59C8">
        <w:fldChar w:fldCharType="end"/>
      </w:r>
      <w:r>
        <w:t>: BR-RESP-30</w:t>
      </w:r>
      <w:bookmarkEnd w:id="226"/>
    </w:p>
    <w:p w14:paraId="773F63F4" w14:textId="5B1CEC56" w:rsidR="00EF294D" w:rsidRDefault="00EF294D" w:rsidP="00EF294D">
      <w:pPr>
        <w:pStyle w:val="Ttulo2"/>
      </w:pPr>
      <w:bookmarkStart w:id="227" w:name="_BR-RESP-40"/>
      <w:bookmarkStart w:id="228" w:name="_BR-RESP-40_(role_different"/>
      <w:bookmarkStart w:id="229" w:name="_Toc513107718"/>
      <w:bookmarkEnd w:id="227"/>
      <w:bookmarkEnd w:id="228"/>
      <w:r w:rsidRPr="00084F0A">
        <w:t>BR-</w:t>
      </w:r>
      <w:r>
        <w:t>RESP</w:t>
      </w:r>
      <w:r w:rsidRPr="00084F0A">
        <w:t>-</w:t>
      </w:r>
      <w:r>
        <w:t>4</w:t>
      </w:r>
      <w:r w:rsidRPr="00084F0A">
        <w:t>0</w:t>
      </w:r>
      <w:r w:rsidR="00982A1F">
        <w:t xml:space="preserve"> (role </w:t>
      </w:r>
      <w:r w:rsidR="002E13DD">
        <w:t>different to</w:t>
      </w:r>
      <w:r w:rsidR="00982A1F">
        <w:t xml:space="preserve"> </w:t>
      </w:r>
      <w:del w:id="230" w:author="Héctor Rico" w:date="2021-02-22T10:59:00Z">
        <w:r w:rsidR="00982A1F" w:rsidRPr="00C84079" w:rsidDel="00F0103B">
          <w:rPr>
            <w:sz w:val="20"/>
            <w:szCs w:val="20"/>
          </w:rPr>
          <w:delText>OENRON</w:delText>
        </w:r>
      </w:del>
      <w:ins w:id="231" w:author="Héctor Rico" w:date="2021-02-22T10:59:00Z">
        <w:r w:rsidR="00F0103B">
          <w:rPr>
            <w:sz w:val="20"/>
            <w:szCs w:val="20"/>
          </w:rPr>
          <w:t>subcont</w:t>
        </w:r>
      </w:ins>
      <w:r w:rsidR="00982A1F">
        <w:t>)</w:t>
      </w:r>
      <w:bookmarkEnd w:id="229"/>
    </w:p>
    <w:tbl>
      <w:tblPr>
        <w:tblStyle w:val="Tablaconcuadrcula"/>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Prrafodelista"/>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Prrafodelista"/>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Prrafodelista"/>
              <w:numPr>
                <w:ilvl w:val="0"/>
                <w:numId w:val="10"/>
              </w:numPr>
              <w:spacing w:before="60" w:after="60"/>
              <w:rPr>
                <w:sz w:val="20"/>
              </w:rPr>
            </w:pPr>
            <w:r w:rsidRPr="00E84AEA">
              <w:rPr>
                <w:sz w:val="20"/>
                <w:szCs w:val="20"/>
              </w:rPr>
              <w:t>RS-50-R50</w:t>
            </w:r>
          </w:p>
          <w:p w14:paraId="681DF523" w14:textId="77777777" w:rsidR="00FF5E39" w:rsidRDefault="00E408CC" w:rsidP="00FF5E39">
            <w:pPr>
              <w:pStyle w:val="Prrafodelista"/>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Prrafodelista"/>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Prrafodelista"/>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Prrafodelista"/>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Prrafodelista"/>
              <w:numPr>
                <w:ilvl w:val="0"/>
                <w:numId w:val="10"/>
              </w:numPr>
              <w:spacing w:before="60" w:after="60"/>
              <w:rPr>
                <w:sz w:val="20"/>
              </w:rPr>
            </w:pPr>
            <w:r w:rsidRPr="00E84AEA">
              <w:rPr>
                <w:sz w:val="20"/>
              </w:rPr>
              <w:t>RS-150-R40</w:t>
            </w:r>
          </w:p>
          <w:p w14:paraId="1EE42E74" w14:textId="32D6D369" w:rsidR="00E84AEA" w:rsidRDefault="00E84AEA" w:rsidP="00A636A7">
            <w:pPr>
              <w:pStyle w:val="Prrafodelista"/>
              <w:numPr>
                <w:ilvl w:val="0"/>
                <w:numId w:val="10"/>
              </w:numPr>
              <w:spacing w:before="60" w:after="60"/>
              <w:rPr>
                <w:sz w:val="20"/>
              </w:rPr>
            </w:pPr>
            <w:r w:rsidRPr="00E84AEA">
              <w:rPr>
                <w:sz w:val="20"/>
              </w:rPr>
              <w:t>RS-170-R50</w:t>
            </w:r>
          </w:p>
          <w:p w14:paraId="5B6E3BEC" w14:textId="77777777" w:rsidR="00E408CC" w:rsidRDefault="005F4E79" w:rsidP="00A636A7">
            <w:pPr>
              <w:pStyle w:val="Prrafodelista"/>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Prrafodelista"/>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Prrafodelista"/>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F25491" w:rsidP="006A7AD3">
            <w:pPr>
              <w:spacing w:before="60" w:after="60"/>
              <w:jc w:val="left"/>
              <w:rPr>
                <w:rFonts w:ascii="Courier New" w:hAnsi="Courier New" w:cs="Courier New"/>
                <w:sz w:val="20"/>
              </w:rPr>
            </w:pPr>
            <w:hyperlink r:id="rId39"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0"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1" w:anchor="BIS41-ESPDV2.0-tbr092-006" w:history="1">
              <w:r w:rsidR="006A7AD3" w:rsidRPr="004D7F1D">
                <w:rPr>
                  <w:rStyle w:val="nf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Prrafodelista"/>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Prrafodelista"/>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w:t>
            </w:r>
            <w:proofErr w:type="gramStart"/>
            <w:r w:rsidRPr="002C783A">
              <w:rPr>
                <w:rFonts w:ascii="Courier New" w:hAnsi="Courier New" w:cs="Courier New"/>
                <w:sz w:val="20"/>
              </w:rPr>
              <w:t>:TenderingCriterion</w:t>
            </w:r>
            <w:proofErr w:type="gramEnd"/>
            <w:r w:rsidRPr="002C783A">
              <w:rPr>
                <w:rFonts w:ascii="Courier New" w:hAnsi="Courier New" w:cs="Courier New"/>
                <w:sz w:val="20"/>
              </w:rPr>
              <w:t xml:space="preserve">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Descripcin"/>
      </w:pPr>
      <w:bookmarkStart w:id="232" w:name="_Toc513107611"/>
      <w:r>
        <w:t xml:space="preserve">Table </w:t>
      </w:r>
      <w:r w:rsidR="00DE59C8">
        <w:fldChar w:fldCharType="begin"/>
      </w:r>
      <w:r w:rsidR="00DE59C8">
        <w:instrText xml:space="preserve"> SEQ Table \* ARABIC </w:instrText>
      </w:r>
      <w:r w:rsidR="00DE59C8">
        <w:fldChar w:fldCharType="separate"/>
      </w:r>
      <w:r w:rsidR="00811AAF">
        <w:rPr>
          <w:noProof/>
        </w:rPr>
        <w:t>62</w:t>
      </w:r>
      <w:r w:rsidR="00DE59C8">
        <w:fldChar w:fldCharType="end"/>
      </w:r>
      <w:r>
        <w:t>: BR-RESP-40</w:t>
      </w:r>
      <w:bookmarkEnd w:id="232"/>
    </w:p>
    <w:p w14:paraId="2C62B367" w14:textId="77777777" w:rsidR="001535B1" w:rsidRDefault="001535B1">
      <w:pPr>
        <w:rPr>
          <w:rFonts w:eastAsiaTheme="majorEastAsia" w:cstheme="majorBidi"/>
          <w:b/>
          <w:bCs/>
          <w:color w:val="034EA2"/>
          <w:sz w:val="28"/>
          <w:szCs w:val="28"/>
        </w:rPr>
      </w:pPr>
      <w:bookmarkStart w:id="233" w:name="_BR-RESP-90_(role_OENRON)"/>
      <w:bookmarkStart w:id="234" w:name="_BR-RESP-50"/>
      <w:bookmarkEnd w:id="233"/>
      <w:bookmarkEnd w:id="234"/>
      <w:r>
        <w:br w:type="page"/>
      </w:r>
    </w:p>
    <w:p w14:paraId="34B07641" w14:textId="13512E1C" w:rsidR="002E13DD" w:rsidRDefault="002E13DD" w:rsidP="002E13DD">
      <w:pPr>
        <w:pStyle w:val="Ttulo1"/>
      </w:pPr>
      <w:bookmarkStart w:id="235" w:name="_Toc513107719"/>
      <w:r>
        <w:lastRenderedPageBreak/>
        <w:t>Registered pre-qualification system Rules</w:t>
      </w:r>
      <w:bookmarkEnd w:id="235"/>
    </w:p>
    <w:p w14:paraId="52AAFEC2" w14:textId="20841FF0" w:rsidR="001569BD" w:rsidRDefault="001569BD" w:rsidP="001569BD">
      <w:pPr>
        <w:pStyle w:val="Ttulo2"/>
      </w:pPr>
      <w:bookmarkStart w:id="236" w:name="_BR-RESP-50_1"/>
      <w:bookmarkStart w:id="237" w:name="_Toc513107720"/>
      <w:bookmarkEnd w:id="236"/>
      <w:r w:rsidRPr="00084F0A">
        <w:t>BR-</w:t>
      </w:r>
      <w:r>
        <w:t>RESP</w:t>
      </w:r>
      <w:r w:rsidRPr="00084F0A">
        <w:t>-</w:t>
      </w:r>
      <w:r>
        <w:t>5</w:t>
      </w:r>
      <w:r w:rsidRPr="00084F0A">
        <w:t>0</w:t>
      </w:r>
      <w:bookmarkEnd w:id="237"/>
    </w:p>
    <w:tbl>
      <w:tblPr>
        <w:tblStyle w:val="Tablaconcuadrcula"/>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Prrafodelista"/>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Prrafodelista"/>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Prrafodelista"/>
              <w:numPr>
                <w:ilvl w:val="0"/>
                <w:numId w:val="10"/>
              </w:numPr>
              <w:spacing w:before="60" w:after="60"/>
              <w:rPr>
                <w:sz w:val="20"/>
              </w:rPr>
            </w:pPr>
            <w:r w:rsidRPr="00B64C0E">
              <w:rPr>
                <w:sz w:val="20"/>
                <w:szCs w:val="20"/>
              </w:rPr>
              <w:t>RS-60-R20</w:t>
            </w:r>
          </w:p>
          <w:p w14:paraId="2E923837" w14:textId="34511A05" w:rsidR="00667222" w:rsidRDefault="00667222" w:rsidP="0073294B">
            <w:pPr>
              <w:pStyle w:val="Prrafodelista"/>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Prrafodelista"/>
              <w:numPr>
                <w:ilvl w:val="0"/>
                <w:numId w:val="10"/>
              </w:numPr>
              <w:spacing w:before="60" w:after="60"/>
              <w:rPr>
                <w:sz w:val="20"/>
              </w:rPr>
            </w:pPr>
            <w:r w:rsidRPr="00007E5F">
              <w:rPr>
                <w:sz w:val="20"/>
              </w:rPr>
              <w:t>RS-100-R20</w:t>
            </w:r>
          </w:p>
          <w:p w14:paraId="04AD2C13" w14:textId="7D7B4354" w:rsidR="00D25CF9" w:rsidRDefault="00D25CF9" w:rsidP="00D25CF9">
            <w:pPr>
              <w:pStyle w:val="Prrafodelista"/>
              <w:numPr>
                <w:ilvl w:val="0"/>
                <w:numId w:val="10"/>
              </w:numPr>
              <w:spacing w:before="60" w:after="60"/>
              <w:rPr>
                <w:sz w:val="20"/>
              </w:rPr>
            </w:pPr>
            <w:r w:rsidRPr="00D25CF9">
              <w:rPr>
                <w:sz w:val="20"/>
              </w:rPr>
              <w:t>RS-120-R20</w:t>
            </w:r>
          </w:p>
          <w:p w14:paraId="69F1E874" w14:textId="49F617D4" w:rsidR="00667222" w:rsidRDefault="0088399E" w:rsidP="00D736F2">
            <w:pPr>
              <w:pStyle w:val="Prrafodelista"/>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Prrafodelista"/>
              <w:numPr>
                <w:ilvl w:val="0"/>
                <w:numId w:val="10"/>
              </w:numPr>
              <w:spacing w:before="60" w:after="60"/>
              <w:rPr>
                <w:sz w:val="20"/>
              </w:rPr>
            </w:pPr>
            <w:r w:rsidRPr="00161627">
              <w:rPr>
                <w:sz w:val="20"/>
              </w:rPr>
              <w:t>RS-160-R20</w:t>
            </w:r>
          </w:p>
          <w:p w14:paraId="2C389FD2" w14:textId="5317B623" w:rsidR="00891D45" w:rsidRDefault="00891D45" w:rsidP="00891D45">
            <w:pPr>
              <w:pStyle w:val="Prrafodelista"/>
              <w:numPr>
                <w:ilvl w:val="0"/>
                <w:numId w:val="10"/>
              </w:numPr>
              <w:spacing w:before="60" w:after="60"/>
              <w:rPr>
                <w:sz w:val="20"/>
              </w:rPr>
            </w:pPr>
            <w:r w:rsidRPr="00891D45">
              <w:rPr>
                <w:sz w:val="20"/>
              </w:rPr>
              <w:t>RS-180-R20</w:t>
            </w:r>
          </w:p>
          <w:p w14:paraId="4BF4CE23" w14:textId="5060C32D" w:rsidR="00667222" w:rsidRDefault="005F4E79" w:rsidP="00E805A2">
            <w:pPr>
              <w:pStyle w:val="Prrafodelista"/>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Prrafodelista"/>
              <w:numPr>
                <w:ilvl w:val="0"/>
                <w:numId w:val="10"/>
              </w:numPr>
              <w:spacing w:before="60" w:after="60"/>
              <w:rPr>
                <w:sz w:val="20"/>
              </w:rPr>
            </w:pPr>
            <w:r w:rsidRPr="00623A23">
              <w:rPr>
                <w:sz w:val="20"/>
              </w:rPr>
              <w:t>RS-220-R20</w:t>
            </w:r>
          </w:p>
          <w:p w14:paraId="34DE0A6F" w14:textId="6A5CAD75" w:rsidR="009A7A74" w:rsidRDefault="009A7A74" w:rsidP="009A7A74">
            <w:pPr>
              <w:pStyle w:val="Prrafodelista"/>
              <w:numPr>
                <w:ilvl w:val="0"/>
                <w:numId w:val="10"/>
              </w:numPr>
              <w:spacing w:before="60" w:after="60"/>
              <w:rPr>
                <w:sz w:val="20"/>
              </w:rPr>
            </w:pPr>
            <w:r w:rsidRPr="009A7A74">
              <w:rPr>
                <w:sz w:val="20"/>
              </w:rPr>
              <w:t>RS-240-R20</w:t>
            </w:r>
          </w:p>
          <w:p w14:paraId="28AF6799" w14:textId="77777777" w:rsidR="00667222" w:rsidRDefault="002460DF" w:rsidP="00A636A7">
            <w:pPr>
              <w:pStyle w:val="Prrafodelista"/>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Prrafodelista"/>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Prrafodelista"/>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Prrafodelista"/>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Prrafodelista"/>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F25491" w:rsidP="006A7AD3">
            <w:pPr>
              <w:spacing w:before="60" w:after="60"/>
              <w:jc w:val="left"/>
              <w:rPr>
                <w:sz w:val="20"/>
              </w:rPr>
            </w:pPr>
            <w:hyperlink r:id="rId42"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3"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4" w:anchor="BIS41-ESPDV2.0-tbr092-006" w:history="1">
              <w:r w:rsidR="006A7AD3" w:rsidRPr="004D7F1D">
                <w:rPr>
                  <w:rStyle w:val="nf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Descripcin"/>
      </w:pPr>
      <w:bookmarkStart w:id="238" w:name="_Toc513107612"/>
      <w:r>
        <w:t xml:space="preserve">Table </w:t>
      </w:r>
      <w:r w:rsidR="00DE59C8">
        <w:fldChar w:fldCharType="begin"/>
      </w:r>
      <w:r w:rsidR="00DE59C8">
        <w:instrText xml:space="preserve"> SEQ Table \* ARABIC </w:instrText>
      </w:r>
      <w:r w:rsidR="00DE59C8">
        <w:fldChar w:fldCharType="separate"/>
      </w:r>
      <w:r w:rsidR="00811AAF">
        <w:rPr>
          <w:noProof/>
        </w:rPr>
        <w:t>63</w:t>
      </w:r>
      <w:r w:rsidR="00DE59C8">
        <w:fldChar w:fldCharType="end"/>
      </w:r>
      <w:r>
        <w:t>: BR-RESP-50</w:t>
      </w:r>
      <w:bookmarkEnd w:id="238"/>
    </w:p>
    <w:p w14:paraId="5E78E4CD" w14:textId="3ED0AF19" w:rsidR="00EC4B82" w:rsidRDefault="00EC4B82" w:rsidP="00EC4B82">
      <w:pPr>
        <w:pStyle w:val="Ttulo2"/>
      </w:pPr>
      <w:bookmarkStart w:id="239" w:name="_BR-RESP-60"/>
      <w:bookmarkStart w:id="240" w:name="_Toc513107721"/>
      <w:bookmarkEnd w:id="239"/>
      <w:r w:rsidRPr="00084F0A">
        <w:t>BR-</w:t>
      </w:r>
      <w:r>
        <w:t>RESP</w:t>
      </w:r>
      <w:r w:rsidRPr="00084F0A">
        <w:t>-</w:t>
      </w:r>
      <w:r>
        <w:t>6</w:t>
      </w:r>
      <w:r w:rsidRPr="00084F0A">
        <w:t>0</w:t>
      </w:r>
      <w:bookmarkEnd w:id="240"/>
    </w:p>
    <w:tbl>
      <w:tblPr>
        <w:tblStyle w:val="Tablaconcuadrcula"/>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Prrafodelista"/>
              <w:numPr>
                <w:ilvl w:val="0"/>
                <w:numId w:val="10"/>
              </w:numPr>
              <w:spacing w:before="60" w:after="60"/>
              <w:rPr>
                <w:sz w:val="20"/>
              </w:rPr>
            </w:pPr>
            <w:r w:rsidRPr="00EC4B82">
              <w:rPr>
                <w:sz w:val="20"/>
                <w:szCs w:val="20"/>
              </w:rPr>
              <w:t>RS-20-R40</w:t>
            </w:r>
          </w:p>
          <w:p w14:paraId="36FED909" w14:textId="69D90542" w:rsidR="00C95C6E" w:rsidRDefault="00C95C6E" w:rsidP="00EC4B82">
            <w:pPr>
              <w:pStyle w:val="Prrafodelista"/>
              <w:numPr>
                <w:ilvl w:val="0"/>
                <w:numId w:val="10"/>
              </w:numPr>
              <w:spacing w:before="60" w:after="60"/>
              <w:rPr>
                <w:sz w:val="20"/>
              </w:rPr>
            </w:pPr>
            <w:r w:rsidRPr="00C95C6E">
              <w:rPr>
                <w:sz w:val="20"/>
              </w:rPr>
              <w:t>RS-40-R40</w:t>
            </w:r>
          </w:p>
          <w:p w14:paraId="25A66723" w14:textId="7BCF7B02" w:rsidR="00B64C0E" w:rsidRPr="007E35BB" w:rsidRDefault="00B64C0E" w:rsidP="00EC4B82">
            <w:pPr>
              <w:pStyle w:val="Prrafodelista"/>
              <w:numPr>
                <w:ilvl w:val="0"/>
                <w:numId w:val="10"/>
              </w:numPr>
              <w:spacing w:before="60" w:after="60"/>
              <w:rPr>
                <w:sz w:val="20"/>
              </w:rPr>
            </w:pPr>
            <w:r w:rsidRPr="00B64C0E">
              <w:rPr>
                <w:sz w:val="20"/>
              </w:rPr>
              <w:t>RS-60-R50</w:t>
            </w:r>
          </w:p>
          <w:p w14:paraId="79A36590" w14:textId="4EEDEF3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Prrafodelista"/>
              <w:numPr>
                <w:ilvl w:val="0"/>
                <w:numId w:val="10"/>
              </w:numPr>
              <w:spacing w:before="60" w:after="60"/>
              <w:rPr>
                <w:sz w:val="20"/>
              </w:rPr>
            </w:pPr>
            <w:r w:rsidRPr="00007E5F">
              <w:rPr>
                <w:sz w:val="20"/>
              </w:rPr>
              <w:t>RS-100-R50</w:t>
            </w:r>
          </w:p>
          <w:p w14:paraId="7165BC0E" w14:textId="66EC497D" w:rsidR="007B3C59" w:rsidRDefault="007B3C59" w:rsidP="009E119A">
            <w:pPr>
              <w:pStyle w:val="Prrafodelista"/>
              <w:numPr>
                <w:ilvl w:val="0"/>
                <w:numId w:val="10"/>
              </w:numPr>
              <w:spacing w:before="60" w:after="60"/>
              <w:rPr>
                <w:sz w:val="20"/>
              </w:rPr>
            </w:pPr>
            <w:r w:rsidRPr="007B3C59">
              <w:rPr>
                <w:sz w:val="20"/>
              </w:rPr>
              <w:t>RS-120-R60</w:t>
            </w:r>
          </w:p>
          <w:p w14:paraId="77BE0531" w14:textId="027A8A36" w:rsidR="00667222" w:rsidRDefault="0088399E" w:rsidP="00E15A06">
            <w:pPr>
              <w:pStyle w:val="Prrafodelista"/>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Prrafodelista"/>
              <w:numPr>
                <w:ilvl w:val="0"/>
                <w:numId w:val="10"/>
              </w:numPr>
              <w:spacing w:before="60" w:after="60"/>
              <w:rPr>
                <w:sz w:val="20"/>
              </w:rPr>
            </w:pPr>
            <w:r w:rsidRPr="00161627">
              <w:rPr>
                <w:sz w:val="20"/>
              </w:rPr>
              <w:t>RS-160-R40</w:t>
            </w:r>
          </w:p>
          <w:p w14:paraId="5F51AA12" w14:textId="5AF66A06" w:rsidR="00891D45" w:rsidRDefault="00891D45" w:rsidP="005E60F2">
            <w:pPr>
              <w:pStyle w:val="Prrafodelista"/>
              <w:numPr>
                <w:ilvl w:val="0"/>
                <w:numId w:val="10"/>
              </w:numPr>
              <w:spacing w:before="60" w:after="60"/>
              <w:rPr>
                <w:sz w:val="20"/>
              </w:rPr>
            </w:pPr>
            <w:r w:rsidRPr="00891D45">
              <w:rPr>
                <w:sz w:val="20"/>
              </w:rPr>
              <w:t>RS-180-R50</w:t>
            </w:r>
          </w:p>
          <w:p w14:paraId="139B74CD" w14:textId="63870C8A" w:rsidR="00667222" w:rsidRDefault="005F4E79" w:rsidP="005E60F2">
            <w:pPr>
              <w:pStyle w:val="Prrafodelista"/>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Prrafodelista"/>
              <w:numPr>
                <w:ilvl w:val="0"/>
                <w:numId w:val="10"/>
              </w:numPr>
              <w:spacing w:before="60" w:after="60"/>
              <w:rPr>
                <w:sz w:val="20"/>
              </w:rPr>
            </w:pPr>
            <w:r w:rsidRPr="00623A23">
              <w:rPr>
                <w:sz w:val="20"/>
              </w:rPr>
              <w:t>RS-220-R40</w:t>
            </w:r>
          </w:p>
          <w:p w14:paraId="2DEFC3FB"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Prrafodelista"/>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Prrafodelista"/>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F25491" w:rsidP="006A7AD3">
            <w:pPr>
              <w:spacing w:before="60" w:after="60"/>
              <w:jc w:val="left"/>
              <w:rPr>
                <w:rFonts w:ascii="Courier New" w:hAnsi="Courier New" w:cs="Courier New"/>
                <w:sz w:val="20"/>
              </w:rPr>
            </w:pPr>
            <w:hyperlink r:id="rId45"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6"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7" w:anchor="BIS41-ESPDV2.0-tbr092-006" w:history="1">
              <w:r w:rsidR="006A7AD3" w:rsidRPr="004D7F1D">
                <w:rPr>
                  <w:rStyle w:val="nf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p>
        </w:tc>
      </w:tr>
    </w:tbl>
    <w:p w14:paraId="752E80AA" w14:textId="705A30A8" w:rsidR="00EC4B82" w:rsidRDefault="00EC4B82" w:rsidP="00DB1C0B">
      <w:pPr>
        <w:pStyle w:val="Descripcin"/>
      </w:pPr>
      <w:bookmarkStart w:id="241" w:name="_Toc513107613"/>
      <w:r>
        <w:t xml:space="preserve">Table </w:t>
      </w:r>
      <w:r w:rsidR="00DE59C8">
        <w:fldChar w:fldCharType="begin"/>
      </w:r>
      <w:r w:rsidR="00DE59C8">
        <w:instrText xml:space="preserve"> SEQ Table \* ARABIC </w:instrText>
      </w:r>
      <w:r w:rsidR="00DE59C8">
        <w:fldChar w:fldCharType="separate"/>
      </w:r>
      <w:r w:rsidR="00811AAF">
        <w:rPr>
          <w:noProof/>
        </w:rPr>
        <w:t>64</w:t>
      </w:r>
      <w:r w:rsidR="00DE59C8">
        <w:fldChar w:fldCharType="end"/>
      </w:r>
      <w:r>
        <w:t>: BR-RESP-60</w:t>
      </w:r>
      <w:bookmarkEnd w:id="241"/>
    </w:p>
    <w:p w14:paraId="50B3FA11" w14:textId="6FA3C1DF" w:rsidR="00E73D3D" w:rsidRPr="003A5AA7" w:rsidRDefault="00E73D3D" w:rsidP="00E73D3D">
      <w:pPr>
        <w:pStyle w:val="Ttulo3"/>
      </w:pPr>
      <w:bookmarkStart w:id="242" w:name="_BR-RESP-60-S10"/>
      <w:bookmarkStart w:id="243" w:name="_Toc513107722"/>
      <w:bookmarkEnd w:id="242"/>
      <w:r w:rsidRPr="003A5AA7">
        <w:t>BR-RESP-60-S10</w:t>
      </w:r>
      <w:bookmarkEnd w:id="243"/>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Prrafodelista"/>
              <w:numPr>
                <w:ilvl w:val="0"/>
                <w:numId w:val="10"/>
              </w:numPr>
              <w:spacing w:before="60" w:after="60"/>
              <w:rPr>
                <w:sz w:val="20"/>
              </w:rPr>
            </w:pPr>
            <w:r w:rsidRPr="00E73D3D">
              <w:rPr>
                <w:sz w:val="20"/>
                <w:szCs w:val="20"/>
              </w:rPr>
              <w:t>RS-20-R40-S10</w:t>
            </w:r>
          </w:p>
          <w:p w14:paraId="45ABB0C2" w14:textId="77805C70" w:rsidR="00C95C6E" w:rsidRDefault="00C95C6E" w:rsidP="00E73D3D">
            <w:pPr>
              <w:pStyle w:val="Prrafodelista"/>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Prrafodelista"/>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Prrafodelista"/>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Prrafodelista"/>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Prrafodelista"/>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Prrafodelista"/>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Prrafodelista"/>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Prrafodelista"/>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Prrafodelista"/>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Prrafodelista"/>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041DDD2A" w:rsidR="003A5AA7" w:rsidRPr="00913D0E" w:rsidRDefault="003A5AA7" w:rsidP="00AC3908">
            <w:pPr>
              <w:keepNext/>
              <w:spacing w:before="60" w:after="60"/>
              <w:rPr>
                <w:sz w:val="20"/>
                <w:szCs w:val="20"/>
              </w:rPr>
            </w:pPr>
            <w:r w:rsidRPr="000223ED">
              <w:rPr>
                <w:b/>
                <w:sz w:val="20"/>
              </w:rPr>
              <w:t>No Schematron rule can be implemented</w:t>
            </w:r>
            <w:r w:rsidR="00AC3908">
              <w:rPr>
                <w:b/>
                <w:sz w:val="20"/>
              </w:rPr>
              <w:t xml:space="preserve"> as the information whether the EO covers or not the exclusion grounds is not possible to retrieve.</w:t>
            </w:r>
          </w:p>
        </w:tc>
      </w:tr>
    </w:tbl>
    <w:p w14:paraId="4EDF548C" w14:textId="3CB2B06D" w:rsidR="00E73D3D" w:rsidRDefault="00E73D3D" w:rsidP="00DB1C0B">
      <w:pPr>
        <w:pStyle w:val="Descripcin"/>
      </w:pPr>
      <w:bookmarkStart w:id="244" w:name="_Toc513107614"/>
      <w:r>
        <w:t xml:space="preserve">Table </w:t>
      </w:r>
      <w:r w:rsidR="00DE59C8">
        <w:fldChar w:fldCharType="begin"/>
      </w:r>
      <w:r w:rsidR="00DE59C8">
        <w:instrText xml:space="preserve"> SEQ Table \* ARABIC </w:instrText>
      </w:r>
      <w:r w:rsidR="00DE59C8">
        <w:fldChar w:fldCharType="separate"/>
      </w:r>
      <w:r w:rsidR="00811AAF">
        <w:rPr>
          <w:noProof/>
        </w:rPr>
        <w:t>65</w:t>
      </w:r>
      <w:r w:rsidR="00DE59C8">
        <w:fldChar w:fldCharType="end"/>
      </w:r>
      <w:r>
        <w:t>: BR-RESP-60-S10</w:t>
      </w:r>
      <w:bookmarkEnd w:id="244"/>
    </w:p>
    <w:p w14:paraId="50F9A51D" w14:textId="1E10C22D" w:rsidR="00E73D3D" w:rsidRPr="003A5AA7" w:rsidRDefault="00E73D3D" w:rsidP="00E73D3D">
      <w:pPr>
        <w:pStyle w:val="Ttulo3"/>
      </w:pPr>
      <w:bookmarkStart w:id="245" w:name="_BR-RESP-60-S20"/>
      <w:bookmarkStart w:id="246" w:name="_Toc513107723"/>
      <w:bookmarkEnd w:id="245"/>
      <w:r w:rsidRPr="003A5AA7">
        <w:t>BR-RESP-60-S20</w:t>
      </w:r>
      <w:bookmarkEnd w:id="246"/>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Prrafodelista"/>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Prrafodelista"/>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Prrafodelista"/>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Prrafodelista"/>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Prrafodelista"/>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Prrafodelista"/>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Prrafodelista"/>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Prrafodelista"/>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Prrafodelista"/>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Prrafodelista"/>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Prrafodelista"/>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2589F114" w:rsidR="003A5AA7" w:rsidRPr="00913D0E" w:rsidRDefault="00AC3908" w:rsidP="003A5AA7">
            <w:pPr>
              <w:keepNext/>
              <w:spacing w:before="60" w:after="60"/>
              <w:rPr>
                <w:sz w:val="20"/>
                <w:szCs w:val="20"/>
              </w:rPr>
            </w:pPr>
            <w:r w:rsidRPr="000223ED">
              <w:rPr>
                <w:b/>
                <w:sz w:val="20"/>
              </w:rPr>
              <w:t>No Schematron rule can be implemented</w:t>
            </w:r>
            <w:r>
              <w:rPr>
                <w:b/>
                <w:sz w:val="20"/>
              </w:rPr>
              <w:t xml:space="preserve"> as the information whether the EO covers or not the exclusion grounds is not possible to retrieve.</w:t>
            </w:r>
          </w:p>
        </w:tc>
      </w:tr>
    </w:tbl>
    <w:p w14:paraId="3BE20F5D" w14:textId="51917DC3" w:rsidR="00E73D3D" w:rsidRDefault="00E73D3D" w:rsidP="00DB1C0B">
      <w:pPr>
        <w:pStyle w:val="Descripcin"/>
      </w:pPr>
      <w:bookmarkStart w:id="247" w:name="_Toc513107615"/>
      <w:r>
        <w:t xml:space="preserve">Table </w:t>
      </w:r>
      <w:r w:rsidR="00DE59C8">
        <w:fldChar w:fldCharType="begin"/>
      </w:r>
      <w:r w:rsidR="00DE59C8">
        <w:instrText xml:space="preserve"> SEQ Table \* ARABIC </w:instrText>
      </w:r>
      <w:r w:rsidR="00DE59C8">
        <w:fldChar w:fldCharType="separate"/>
      </w:r>
      <w:r w:rsidR="00811AAF">
        <w:rPr>
          <w:noProof/>
        </w:rPr>
        <w:t>66</w:t>
      </w:r>
      <w:r w:rsidR="00DE59C8">
        <w:fldChar w:fldCharType="end"/>
      </w:r>
      <w:r>
        <w:t>: BR-RESP-60-S20</w:t>
      </w:r>
      <w:bookmarkEnd w:id="247"/>
    </w:p>
    <w:p w14:paraId="4E17874D" w14:textId="19B4F177" w:rsidR="004F0D23" w:rsidRDefault="004F0D23" w:rsidP="004F0D23">
      <w:pPr>
        <w:pStyle w:val="Ttulo2"/>
      </w:pPr>
      <w:bookmarkStart w:id="248" w:name="_BR-RESP-70"/>
      <w:bookmarkStart w:id="249" w:name="_BR-RESP-80_1"/>
      <w:bookmarkStart w:id="250" w:name="_Toc513107724"/>
      <w:bookmarkEnd w:id="248"/>
      <w:bookmarkEnd w:id="249"/>
      <w:r w:rsidRPr="00084F0A">
        <w:t>BR-</w:t>
      </w:r>
      <w:r>
        <w:t>RESP</w:t>
      </w:r>
      <w:r w:rsidRPr="00084F0A">
        <w:t>-</w:t>
      </w:r>
      <w:r>
        <w:t>8</w:t>
      </w:r>
      <w:r w:rsidRPr="00084F0A">
        <w:t>0</w:t>
      </w:r>
      <w:bookmarkEnd w:id="250"/>
    </w:p>
    <w:tbl>
      <w:tblPr>
        <w:tblStyle w:val="Tablaconcuadrcula"/>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lastRenderedPageBreak/>
              <w:t>Test Case Rule ID</w:t>
            </w:r>
          </w:p>
        </w:tc>
        <w:tc>
          <w:tcPr>
            <w:tcW w:w="2884" w:type="dxa"/>
            <w:gridSpan w:val="2"/>
            <w:tcBorders>
              <w:right w:val="nil"/>
            </w:tcBorders>
            <w:vAlign w:val="center"/>
          </w:tcPr>
          <w:p w14:paraId="152B349A" w14:textId="77777777" w:rsidR="00D15007" w:rsidRPr="00546958" w:rsidRDefault="00D15007" w:rsidP="00D15007">
            <w:pPr>
              <w:pStyle w:val="Prrafodelista"/>
              <w:numPr>
                <w:ilvl w:val="0"/>
                <w:numId w:val="10"/>
              </w:numPr>
              <w:spacing w:before="60" w:after="60"/>
              <w:rPr>
                <w:sz w:val="20"/>
              </w:rPr>
            </w:pPr>
            <w:r w:rsidRPr="0082344A">
              <w:rPr>
                <w:sz w:val="20"/>
                <w:szCs w:val="20"/>
              </w:rPr>
              <w:t>RS-20-R50</w:t>
            </w:r>
          </w:p>
          <w:p w14:paraId="33F2363B" w14:textId="77777777" w:rsidR="004F0D23" w:rsidRPr="00E03F4D" w:rsidRDefault="00E03F4D" w:rsidP="00396FCC">
            <w:pPr>
              <w:pStyle w:val="Prrafodelista"/>
              <w:numPr>
                <w:ilvl w:val="0"/>
                <w:numId w:val="10"/>
              </w:numPr>
              <w:spacing w:before="60" w:after="60"/>
              <w:rPr>
                <w:sz w:val="20"/>
              </w:rPr>
            </w:pPr>
            <w:r w:rsidRPr="00F967B7">
              <w:rPr>
                <w:sz w:val="20"/>
                <w:szCs w:val="20"/>
              </w:rPr>
              <w:t>RS-40-R50</w:t>
            </w:r>
          </w:p>
          <w:p w14:paraId="6E173E90" w14:textId="77777777" w:rsidR="00E03F4D" w:rsidRPr="00D15007" w:rsidRDefault="00E03F4D" w:rsidP="00E03F4D">
            <w:pPr>
              <w:pStyle w:val="Prrafodelista"/>
              <w:numPr>
                <w:ilvl w:val="0"/>
                <w:numId w:val="10"/>
              </w:numPr>
              <w:spacing w:before="60" w:after="60"/>
              <w:rPr>
                <w:sz w:val="20"/>
              </w:rPr>
            </w:pPr>
            <w:r w:rsidRPr="00E03F4D">
              <w:rPr>
                <w:sz w:val="20"/>
                <w:szCs w:val="20"/>
              </w:rPr>
              <w:t>RS-60-R60</w:t>
            </w:r>
          </w:p>
          <w:p w14:paraId="74ABC32A" w14:textId="1537A258" w:rsidR="00D15007" w:rsidRP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w:t>
            </w:r>
          </w:p>
          <w:p w14:paraId="0CC7FEF2" w14:textId="77777777" w:rsidR="00E03F4D" w:rsidRDefault="00E03F4D" w:rsidP="00E03F4D">
            <w:pPr>
              <w:pStyle w:val="Prrafodelista"/>
              <w:numPr>
                <w:ilvl w:val="0"/>
                <w:numId w:val="10"/>
              </w:numPr>
              <w:spacing w:before="60" w:after="60"/>
              <w:rPr>
                <w:sz w:val="20"/>
              </w:rPr>
            </w:pPr>
            <w:r w:rsidRPr="00E03F4D">
              <w:rPr>
                <w:sz w:val="20"/>
              </w:rPr>
              <w:t>RS-100-R60</w:t>
            </w:r>
          </w:p>
          <w:p w14:paraId="3F5C9F9F" w14:textId="58C2FB2B"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67A1BF44" w14:textId="77777777" w:rsidR="00D15007" w:rsidRDefault="00D15007" w:rsidP="00D15007">
            <w:pPr>
              <w:pStyle w:val="Prrafodelista"/>
              <w:numPr>
                <w:ilvl w:val="0"/>
                <w:numId w:val="10"/>
              </w:numPr>
              <w:spacing w:before="60" w:after="60"/>
              <w:rPr>
                <w:sz w:val="20"/>
              </w:rPr>
            </w:pPr>
            <w:r>
              <w:rPr>
                <w:sz w:val="20"/>
              </w:rPr>
              <w:t>RS-140</w:t>
            </w:r>
            <w:r w:rsidRPr="00BC2E50">
              <w:rPr>
                <w:sz w:val="20"/>
              </w:rPr>
              <w:t>-R50</w:t>
            </w:r>
          </w:p>
          <w:p w14:paraId="3D8738B0" w14:textId="77777777" w:rsidR="00E03F4D" w:rsidRDefault="00E03F4D" w:rsidP="00396FCC">
            <w:pPr>
              <w:pStyle w:val="Prrafodelista"/>
              <w:numPr>
                <w:ilvl w:val="0"/>
                <w:numId w:val="10"/>
              </w:numPr>
              <w:spacing w:before="60" w:after="60"/>
              <w:rPr>
                <w:sz w:val="20"/>
              </w:rPr>
            </w:pPr>
            <w:r w:rsidRPr="00E03F4D">
              <w:rPr>
                <w:sz w:val="20"/>
              </w:rPr>
              <w:t>RS-160-R50</w:t>
            </w:r>
          </w:p>
          <w:p w14:paraId="5F33FD1D" w14:textId="77777777" w:rsidR="00E03F4D" w:rsidRDefault="00E03F4D" w:rsidP="00396FCC">
            <w:pPr>
              <w:pStyle w:val="Prrafodelista"/>
              <w:numPr>
                <w:ilvl w:val="0"/>
                <w:numId w:val="10"/>
              </w:numPr>
              <w:spacing w:before="60" w:after="60"/>
              <w:rPr>
                <w:sz w:val="20"/>
              </w:rPr>
            </w:pPr>
            <w:r w:rsidRPr="00E03F4D">
              <w:rPr>
                <w:sz w:val="20"/>
              </w:rPr>
              <w:t>RS-180-R60</w:t>
            </w:r>
          </w:p>
          <w:p w14:paraId="08D21D6C" w14:textId="48E2720B" w:rsidR="00D15007" w:rsidRPr="00D15007" w:rsidRDefault="00D15007" w:rsidP="00D15007">
            <w:pPr>
              <w:pStyle w:val="Prrafodelista"/>
              <w:numPr>
                <w:ilvl w:val="0"/>
                <w:numId w:val="10"/>
              </w:numPr>
              <w:spacing w:before="60" w:after="60"/>
              <w:rPr>
                <w:sz w:val="20"/>
              </w:rPr>
            </w:pPr>
            <w:r>
              <w:rPr>
                <w:sz w:val="20"/>
              </w:rPr>
              <w:t>RS-200</w:t>
            </w:r>
            <w:r w:rsidRPr="005E60F2">
              <w:rPr>
                <w:sz w:val="20"/>
              </w:rPr>
              <w:t>-R50</w:t>
            </w:r>
          </w:p>
          <w:p w14:paraId="5FDE7D44" w14:textId="77777777" w:rsidR="00E03F4D" w:rsidRDefault="00E03F4D" w:rsidP="00396FCC">
            <w:pPr>
              <w:pStyle w:val="Prrafodelista"/>
              <w:numPr>
                <w:ilvl w:val="0"/>
                <w:numId w:val="10"/>
              </w:numPr>
              <w:spacing w:before="60" w:after="60"/>
              <w:rPr>
                <w:sz w:val="20"/>
              </w:rPr>
            </w:pPr>
            <w:r w:rsidRPr="00E03F4D">
              <w:rPr>
                <w:sz w:val="20"/>
              </w:rPr>
              <w:t>RS-220-R50</w:t>
            </w:r>
          </w:p>
          <w:p w14:paraId="27E23C6B" w14:textId="75789016" w:rsidR="00E03F4D" w:rsidRPr="00A636A7" w:rsidRDefault="00E03F4D" w:rsidP="00396FCC">
            <w:pPr>
              <w:pStyle w:val="Prrafodelista"/>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F25491" w:rsidP="004F0D23">
            <w:pPr>
              <w:spacing w:before="60" w:after="60"/>
              <w:rPr>
                <w:sz w:val="20"/>
                <w:szCs w:val="20"/>
              </w:rPr>
            </w:pPr>
            <w:hyperlink r:id="rId48" w:anchor="br41-002" w:history="1">
              <w:proofErr w:type="gramStart"/>
              <w:r w:rsidR="004F0D23" w:rsidRPr="004F0D23">
                <w:rPr>
                  <w:rStyle w:val="Hipervnculo"/>
                  <w:sz w:val="20"/>
                  <w:szCs w:val="20"/>
                </w:rPr>
                <w:t>br41-002</w:t>
              </w:r>
              <w:proofErr w:type="gramEnd"/>
            </w:hyperlink>
            <w:r w:rsidR="004F0D23" w:rsidRPr="004F0D23">
              <w:rPr>
                <w:sz w:val="20"/>
                <w:szCs w:val="20"/>
              </w:rPr>
              <w:t xml:space="preserve">, </w:t>
            </w:r>
            <w:hyperlink r:id="rId49" w:anchor="tbr070-010" w:history="1">
              <w:r w:rsidR="004F0D23" w:rsidRPr="004F0D23">
                <w:rPr>
                  <w:rStyle w:val="Hipervnculo"/>
                  <w:sz w:val="20"/>
                  <w:szCs w:val="20"/>
                </w:rPr>
                <w:t>tbr070-010</w:t>
              </w:r>
            </w:hyperlink>
            <w:r w:rsidR="004F0D23" w:rsidRPr="004F0D23">
              <w:rPr>
                <w:sz w:val="20"/>
                <w:szCs w:val="20"/>
              </w:rPr>
              <w:t xml:space="preserve">, </w:t>
            </w:r>
            <w:hyperlink r:id="rId50" w:anchor="tbr070-013" w:history="1">
              <w:r w:rsidR="004F0D23" w:rsidRPr="004F0D23">
                <w:rPr>
                  <w:rStyle w:val="Hipervnculo"/>
                  <w:sz w:val="20"/>
                  <w:szCs w:val="20"/>
                </w:rPr>
                <w:t>tbr070-013</w:t>
              </w:r>
            </w:hyperlink>
            <w:r w:rsidR="004F0D23" w:rsidRPr="004F0D23">
              <w:rPr>
                <w:sz w:val="20"/>
                <w:szCs w:val="20"/>
              </w:rPr>
              <w:t xml:space="preserve">, </w:t>
            </w:r>
            <w:hyperlink r:id="rId51" w:anchor="tbr070-016" w:history="1">
              <w:r w:rsidR="004F0D23" w:rsidRPr="004F0D23">
                <w:rPr>
                  <w:rStyle w:val="Hipervnculo"/>
                  <w:sz w:val="20"/>
                  <w:szCs w:val="20"/>
                </w:rPr>
                <w:t>tbr070-016</w:t>
              </w:r>
            </w:hyperlink>
            <w:r w:rsidR="004F0D23" w:rsidRPr="004F0D23">
              <w:rPr>
                <w:sz w:val="20"/>
                <w:szCs w:val="20"/>
              </w:rPr>
              <w:t xml:space="preserve">, and </w:t>
            </w:r>
            <w:hyperlink r:id="rId52" w:anchor="tbr070-018" w:history="1">
              <w:r w:rsidR="004F0D23" w:rsidRPr="004F0D23">
                <w:rPr>
                  <w:rStyle w:val="Hipervnculo"/>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Descripcin"/>
      </w:pPr>
      <w:bookmarkStart w:id="251" w:name="_Toc513107616"/>
      <w:r>
        <w:t xml:space="preserve">Table </w:t>
      </w:r>
      <w:r>
        <w:fldChar w:fldCharType="begin"/>
      </w:r>
      <w:r>
        <w:instrText xml:space="preserve"> SEQ Table \* ARABIC </w:instrText>
      </w:r>
      <w:r>
        <w:fldChar w:fldCharType="separate"/>
      </w:r>
      <w:r w:rsidR="00811AAF">
        <w:rPr>
          <w:noProof/>
        </w:rPr>
        <w:t>67</w:t>
      </w:r>
      <w:r>
        <w:fldChar w:fldCharType="end"/>
      </w:r>
      <w:r>
        <w:t>: BR-RESP-80</w:t>
      </w:r>
      <w:bookmarkEnd w:id="251"/>
    </w:p>
    <w:p w14:paraId="0F521F07" w14:textId="4E30F5B1" w:rsidR="003712A8" w:rsidRPr="003712A8" w:rsidRDefault="003712A8" w:rsidP="003712A8">
      <w:pPr>
        <w:pStyle w:val="Ttulo3"/>
      </w:pPr>
      <w:bookmarkStart w:id="252" w:name="_BR-RESP-80-S10"/>
      <w:bookmarkStart w:id="253" w:name="_Ref511744892"/>
      <w:bookmarkStart w:id="254" w:name="_Toc513107725"/>
      <w:bookmarkEnd w:id="252"/>
      <w:r w:rsidRPr="003712A8">
        <w:t>BR-RESP-80-S10</w:t>
      </w:r>
      <w:bookmarkEnd w:id="253"/>
      <w:bookmarkEnd w:id="254"/>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2DC3B5A5" w14:textId="77777777" w:rsidR="00D15007" w:rsidRPr="00546958" w:rsidRDefault="00D15007" w:rsidP="00D15007">
            <w:pPr>
              <w:pStyle w:val="Prrafodelista"/>
              <w:numPr>
                <w:ilvl w:val="0"/>
                <w:numId w:val="10"/>
              </w:numPr>
              <w:spacing w:before="60" w:after="60"/>
              <w:rPr>
                <w:sz w:val="20"/>
              </w:rPr>
            </w:pPr>
            <w:r>
              <w:rPr>
                <w:sz w:val="20"/>
                <w:szCs w:val="20"/>
              </w:rPr>
              <w:t>RS-20-R5</w:t>
            </w:r>
            <w:r w:rsidRPr="00E73D3D">
              <w:rPr>
                <w:sz w:val="20"/>
                <w:szCs w:val="20"/>
              </w:rPr>
              <w:t>0-S10</w:t>
            </w:r>
          </w:p>
          <w:p w14:paraId="01E19D42" w14:textId="3F34A683"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Prrafodelista"/>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68C1C472"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0-R60-S10</w:t>
            </w:r>
          </w:p>
          <w:p w14:paraId="4CDC3912" w14:textId="0B8F26E3" w:rsidR="00E03F4D" w:rsidRDefault="00E03F4D" w:rsidP="00E03F4D">
            <w:pPr>
              <w:pStyle w:val="Prrafodelista"/>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27B7FCFB"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-R50-S10</w:t>
            </w:r>
          </w:p>
          <w:p w14:paraId="346687DB" w14:textId="2F9369CE" w:rsidR="00E03F4D" w:rsidRDefault="00E03F4D" w:rsidP="00D15007">
            <w:pPr>
              <w:pStyle w:val="Prrafodelista"/>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-S10</w:t>
            </w:r>
          </w:p>
          <w:p w14:paraId="31AFA1D5"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-R50-S10</w:t>
            </w:r>
          </w:p>
          <w:p w14:paraId="2D3C9BE5"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Prrafodelista"/>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Prrafodelista"/>
              <w:numPr>
                <w:ilvl w:val="0"/>
                <w:numId w:val="10"/>
              </w:numPr>
              <w:spacing w:before="60" w:after="60"/>
              <w:rPr>
                <w:sz w:val="20"/>
              </w:rPr>
            </w:pPr>
            <w:r>
              <w:rPr>
                <w:sz w:val="20"/>
              </w:rPr>
              <w:t>S</w:t>
            </w:r>
            <w:r w:rsidRPr="00C55415">
              <w:rPr>
                <w:sz w:val="20"/>
              </w:rPr>
              <w:t>ervice provided party is included.</w:t>
            </w:r>
          </w:p>
          <w:p w14:paraId="6871E044" w14:textId="6474F07C" w:rsidR="00C55415" w:rsidRDefault="008D5436" w:rsidP="00C55415">
            <w:pPr>
              <w:pStyle w:val="Prrafodelista"/>
              <w:numPr>
                <w:ilvl w:val="0"/>
                <w:numId w:val="10"/>
              </w:numPr>
              <w:spacing w:before="60" w:after="60"/>
              <w:rPr>
                <w:sz w:val="20"/>
              </w:rPr>
            </w:pPr>
            <w:r>
              <w:rPr>
                <w:sz w:val="20"/>
                <w:szCs w:val="20"/>
              </w:rPr>
              <w:t>Application type</w:t>
            </w:r>
            <w:r w:rsidRPr="00AC1BE3">
              <w:rPr>
                <w:sz w:val="20"/>
                <w:szCs w:val="20"/>
              </w:rPr>
              <w:t xml:space="preserve"> is </w:t>
            </w:r>
            <w:r w:rsidR="00A57888">
              <w:rPr>
                <w:sz w:val="20"/>
                <w:szCs w:val="20"/>
              </w:rPr>
              <w:t>Extended</w:t>
            </w:r>
          </w:p>
          <w:p w14:paraId="56EBA88A" w14:textId="2FDADDB8" w:rsidR="00C55415" w:rsidRPr="00C55415" w:rsidRDefault="008D5436" w:rsidP="00C55415">
            <w:pPr>
              <w:pStyle w:val="Prrafodelista"/>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Prrafodelista"/>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Prrafodelista"/>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Prrafodelista"/>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68AB7112" w:rsidR="00C55415" w:rsidRDefault="00C55415" w:rsidP="00C55415">
            <w:pPr>
              <w:pStyle w:val="Prrafodelista"/>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w:t>
            </w:r>
            <w:r w:rsidR="00A57888">
              <w:rPr>
                <w:sz w:val="20"/>
                <w:szCs w:val="20"/>
              </w:rPr>
              <w:t>Extended</w:t>
            </w:r>
          </w:p>
          <w:p w14:paraId="39F149FD" w14:textId="304F93B1" w:rsidR="006660AF" w:rsidRPr="006660AF" w:rsidRDefault="006660AF" w:rsidP="006660AF">
            <w:pPr>
              <w:pStyle w:val="Prrafodelista"/>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Descripcin"/>
      </w:pPr>
      <w:bookmarkStart w:id="255" w:name="_Toc513107617"/>
      <w:r>
        <w:t xml:space="preserve">Table </w:t>
      </w:r>
      <w:r>
        <w:fldChar w:fldCharType="begin"/>
      </w:r>
      <w:r>
        <w:instrText xml:space="preserve"> SEQ Table \* ARABIC </w:instrText>
      </w:r>
      <w:r>
        <w:fldChar w:fldCharType="separate"/>
      </w:r>
      <w:r w:rsidR="00811AAF">
        <w:rPr>
          <w:noProof/>
        </w:rPr>
        <w:t>68</w:t>
      </w:r>
      <w:r>
        <w:fldChar w:fldCharType="end"/>
      </w:r>
      <w:r>
        <w:t>: BR-RESP-80-S10</w:t>
      </w:r>
      <w:bookmarkEnd w:id="255"/>
    </w:p>
    <w:p w14:paraId="45661662" w14:textId="329F9B85" w:rsidR="003712A8" w:rsidRPr="003712A8" w:rsidRDefault="003712A8" w:rsidP="003712A8">
      <w:pPr>
        <w:pStyle w:val="Ttulo3"/>
      </w:pPr>
      <w:bookmarkStart w:id="256" w:name="_BR-RESP-80-S20"/>
      <w:bookmarkStart w:id="257" w:name="_Ref511744900"/>
      <w:bookmarkStart w:id="258" w:name="_Toc513107726"/>
      <w:bookmarkEnd w:id="256"/>
      <w:r w:rsidRPr="003712A8">
        <w:t>BR-RESP-80-S</w:t>
      </w:r>
      <w:r>
        <w:t>2</w:t>
      </w:r>
      <w:r w:rsidRPr="003712A8">
        <w:t>0</w:t>
      </w:r>
      <w:bookmarkEnd w:id="257"/>
      <w:bookmarkEnd w:id="258"/>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67768F94" w14:textId="77777777" w:rsidR="00D15007" w:rsidRPr="00546958" w:rsidRDefault="00D15007" w:rsidP="00D15007">
            <w:pPr>
              <w:pStyle w:val="Prrafodelista"/>
              <w:numPr>
                <w:ilvl w:val="0"/>
                <w:numId w:val="10"/>
              </w:numPr>
              <w:spacing w:before="60" w:after="60"/>
              <w:rPr>
                <w:sz w:val="20"/>
              </w:rPr>
            </w:pPr>
            <w:r>
              <w:rPr>
                <w:sz w:val="20"/>
                <w:szCs w:val="20"/>
              </w:rPr>
              <w:t>RS-20-R50-S2</w:t>
            </w:r>
            <w:r w:rsidRPr="00E73D3D">
              <w:rPr>
                <w:sz w:val="20"/>
                <w:szCs w:val="20"/>
              </w:rPr>
              <w:t>0</w:t>
            </w:r>
          </w:p>
          <w:p w14:paraId="15D66A8C" w14:textId="40616E1B"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Prrafodelista"/>
              <w:numPr>
                <w:ilvl w:val="0"/>
                <w:numId w:val="10"/>
              </w:numPr>
              <w:spacing w:before="60" w:after="60"/>
              <w:rPr>
                <w:sz w:val="20"/>
              </w:rPr>
            </w:pPr>
            <w:r w:rsidRPr="00E03F4D">
              <w:rPr>
                <w:sz w:val="20"/>
                <w:szCs w:val="20"/>
              </w:rPr>
              <w:t>RS-60-R60</w:t>
            </w:r>
            <w:r>
              <w:rPr>
                <w:sz w:val="20"/>
                <w:szCs w:val="20"/>
              </w:rPr>
              <w:t>-S20</w:t>
            </w:r>
          </w:p>
          <w:p w14:paraId="1A76DBE6"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0-R60-S20</w:t>
            </w:r>
          </w:p>
          <w:p w14:paraId="6D8C8E1B" w14:textId="77777777" w:rsidR="00E03F4D" w:rsidRDefault="00E03F4D" w:rsidP="00E03F4D">
            <w:pPr>
              <w:pStyle w:val="Prrafodelista"/>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3032AC2E"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-R50-S20</w:t>
            </w:r>
          </w:p>
          <w:p w14:paraId="16137ADA" w14:textId="57CCEEE0" w:rsidR="00E03F4D" w:rsidRDefault="00E03F4D" w:rsidP="00D15007">
            <w:pPr>
              <w:pStyle w:val="Prrafodelista"/>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-S20</w:t>
            </w:r>
          </w:p>
          <w:p w14:paraId="0BB838A8"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-R50-S20</w:t>
            </w:r>
          </w:p>
          <w:p w14:paraId="08AE81A9"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Prrafodelista"/>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Prrafodelista"/>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4FD3E16D" w:rsidR="00FE4F75" w:rsidRPr="00FE4F75" w:rsidRDefault="00FE4F75" w:rsidP="00FE4F75">
            <w:pPr>
              <w:pStyle w:val="Prrafodelista"/>
              <w:numPr>
                <w:ilvl w:val="0"/>
                <w:numId w:val="10"/>
              </w:numPr>
              <w:spacing w:before="60" w:after="60"/>
              <w:rPr>
                <w:sz w:val="20"/>
              </w:rPr>
            </w:pPr>
            <w:r>
              <w:rPr>
                <w:sz w:val="20"/>
                <w:szCs w:val="20"/>
              </w:rPr>
              <w:t>Application type</w:t>
            </w:r>
            <w:r w:rsidRPr="00AC1BE3">
              <w:rPr>
                <w:sz w:val="20"/>
                <w:szCs w:val="20"/>
              </w:rPr>
              <w:t xml:space="preserve"> is </w:t>
            </w:r>
            <w:r w:rsidR="00A57888">
              <w:rPr>
                <w:sz w:val="20"/>
                <w:szCs w:val="20"/>
              </w:rPr>
              <w:t>Extended</w:t>
            </w:r>
          </w:p>
          <w:p w14:paraId="04B84B27" w14:textId="44EDC963" w:rsidR="00FE4F75" w:rsidRPr="00FE4F75" w:rsidRDefault="00FE4F75" w:rsidP="00FE4F75">
            <w:pPr>
              <w:pStyle w:val="Prrafodelista"/>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Prrafodelista"/>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Prrafodelista"/>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Prrafodelista"/>
              <w:keepNext/>
              <w:numPr>
                <w:ilvl w:val="0"/>
                <w:numId w:val="43"/>
              </w:numPr>
              <w:spacing w:before="60" w:after="60"/>
              <w:rPr>
                <w:sz w:val="20"/>
                <w:szCs w:val="20"/>
              </w:rPr>
            </w:pPr>
            <w:r>
              <w:rPr>
                <w:sz w:val="20"/>
                <w:szCs w:val="20"/>
              </w:rPr>
              <w:t>Severity: WARNING</w:t>
            </w:r>
          </w:p>
          <w:p w14:paraId="05E7BD7A" w14:textId="42EB1934" w:rsidR="00FE4F75" w:rsidRDefault="00FE4F75" w:rsidP="00FE4F75">
            <w:pPr>
              <w:pStyle w:val="Prrafodelista"/>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w:t>
            </w:r>
            <w:r w:rsidR="00A57888">
              <w:rPr>
                <w:sz w:val="20"/>
                <w:szCs w:val="20"/>
              </w:rPr>
              <w:t>Extended</w:t>
            </w:r>
          </w:p>
          <w:p w14:paraId="4BCECB04" w14:textId="7FBB820C" w:rsidR="00FE4F75" w:rsidRPr="00FE4F75" w:rsidRDefault="00FE4F75" w:rsidP="00FE4F75">
            <w:pPr>
              <w:pStyle w:val="Prrafodelista"/>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Descripcin"/>
      </w:pPr>
      <w:bookmarkStart w:id="259" w:name="_Toc513107618"/>
      <w:r>
        <w:t xml:space="preserve">Table </w:t>
      </w:r>
      <w:r>
        <w:fldChar w:fldCharType="begin"/>
      </w:r>
      <w:r>
        <w:instrText xml:space="preserve"> SEQ Table \* ARABIC </w:instrText>
      </w:r>
      <w:r>
        <w:fldChar w:fldCharType="separate"/>
      </w:r>
      <w:r w:rsidR="00811AAF">
        <w:rPr>
          <w:noProof/>
        </w:rPr>
        <w:t>69</w:t>
      </w:r>
      <w:r>
        <w:fldChar w:fldCharType="end"/>
      </w:r>
      <w:r>
        <w:t>: BR-RESP-80-S20</w:t>
      </w:r>
      <w:bookmarkEnd w:id="259"/>
    </w:p>
    <w:p w14:paraId="4633F782" w14:textId="3CFAC43F" w:rsidR="00EC1198" w:rsidRDefault="00EC1198">
      <w:r>
        <w:br w:type="page"/>
      </w:r>
    </w:p>
    <w:p w14:paraId="7E12570E" w14:textId="4B0C290F" w:rsidR="00EC1198" w:rsidRDefault="00EC1198" w:rsidP="00EC1198">
      <w:pPr>
        <w:pStyle w:val="Ttulo1"/>
      </w:pPr>
      <w:bookmarkStart w:id="260" w:name="_Toc513107727"/>
      <w:r>
        <w:lastRenderedPageBreak/>
        <w:t>Lots Rules</w:t>
      </w:r>
      <w:bookmarkEnd w:id="260"/>
    </w:p>
    <w:p w14:paraId="20A29DD0" w14:textId="63A576B4" w:rsidR="00EC1198" w:rsidRDefault="00EC1198" w:rsidP="00EC1198">
      <w:pPr>
        <w:pStyle w:val="Ttulo2"/>
      </w:pPr>
      <w:bookmarkStart w:id="261" w:name="_BR-LOT-10"/>
      <w:bookmarkStart w:id="262" w:name="_Toc513107728"/>
      <w:bookmarkEnd w:id="261"/>
      <w:r w:rsidRPr="00084F0A">
        <w:t>BR-</w:t>
      </w:r>
      <w:r>
        <w:t>LOT</w:t>
      </w:r>
      <w:r w:rsidRPr="00084F0A">
        <w:t>-10</w:t>
      </w:r>
      <w:bookmarkEnd w:id="262"/>
    </w:p>
    <w:tbl>
      <w:tblPr>
        <w:tblStyle w:val="Tablaconcuadrcula"/>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Prrafodelista"/>
              <w:numPr>
                <w:ilvl w:val="0"/>
                <w:numId w:val="10"/>
              </w:numPr>
              <w:spacing w:before="60" w:after="60"/>
              <w:rPr>
                <w:sz w:val="20"/>
              </w:rPr>
            </w:pPr>
            <w:r w:rsidRPr="009A7696">
              <w:rPr>
                <w:sz w:val="20"/>
              </w:rPr>
              <w:t>RS-50-R20</w:t>
            </w:r>
          </w:p>
          <w:p w14:paraId="4C27C18C" w14:textId="77777777" w:rsidR="00FF5E39" w:rsidRDefault="00FF5E39" w:rsidP="009A7696">
            <w:pPr>
              <w:pStyle w:val="Prrafodelista"/>
              <w:numPr>
                <w:ilvl w:val="0"/>
                <w:numId w:val="10"/>
              </w:numPr>
              <w:spacing w:before="60" w:after="60"/>
              <w:rPr>
                <w:sz w:val="20"/>
              </w:rPr>
            </w:pPr>
            <w:r w:rsidRPr="00B64C0E">
              <w:rPr>
                <w:sz w:val="20"/>
              </w:rPr>
              <w:t>RS-60-R30</w:t>
            </w:r>
          </w:p>
          <w:p w14:paraId="2C38FBAA" w14:textId="77777777" w:rsidR="00FF5E39" w:rsidRDefault="00FF5E39" w:rsidP="009A7696">
            <w:pPr>
              <w:pStyle w:val="Prrafodelista"/>
              <w:numPr>
                <w:ilvl w:val="0"/>
                <w:numId w:val="10"/>
              </w:numPr>
              <w:spacing w:before="60" w:after="60"/>
              <w:rPr>
                <w:sz w:val="20"/>
              </w:rPr>
            </w:pPr>
            <w:r w:rsidRPr="008E67E1">
              <w:rPr>
                <w:sz w:val="20"/>
              </w:rPr>
              <w:t>RS-110-R20</w:t>
            </w:r>
          </w:p>
          <w:p w14:paraId="211B8080" w14:textId="77777777" w:rsidR="00FF5E39" w:rsidRDefault="00FF5E39" w:rsidP="009A7696">
            <w:pPr>
              <w:pStyle w:val="Prrafodelista"/>
              <w:numPr>
                <w:ilvl w:val="0"/>
                <w:numId w:val="10"/>
              </w:numPr>
              <w:spacing w:before="60" w:after="60"/>
              <w:rPr>
                <w:sz w:val="20"/>
              </w:rPr>
            </w:pPr>
            <w:r w:rsidRPr="00D25CF9">
              <w:rPr>
                <w:sz w:val="20"/>
              </w:rPr>
              <w:t>RS-120-R30</w:t>
            </w:r>
          </w:p>
          <w:p w14:paraId="371D7CE0" w14:textId="77777777" w:rsidR="00FF5E39" w:rsidRDefault="00FF5E39" w:rsidP="009A7696">
            <w:pPr>
              <w:pStyle w:val="Prrafodelista"/>
              <w:numPr>
                <w:ilvl w:val="0"/>
                <w:numId w:val="10"/>
              </w:numPr>
              <w:spacing w:before="60" w:after="60"/>
              <w:rPr>
                <w:sz w:val="20"/>
              </w:rPr>
            </w:pPr>
            <w:r w:rsidRPr="00C82D88">
              <w:rPr>
                <w:sz w:val="20"/>
              </w:rPr>
              <w:t>RS-170-R20</w:t>
            </w:r>
          </w:p>
          <w:p w14:paraId="609D250A" w14:textId="77777777" w:rsidR="00FF5E39" w:rsidRDefault="00FF5E39" w:rsidP="00891D45">
            <w:pPr>
              <w:pStyle w:val="Prrafodelista"/>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Prrafodelista"/>
              <w:numPr>
                <w:ilvl w:val="0"/>
                <w:numId w:val="10"/>
              </w:numPr>
              <w:spacing w:before="60" w:after="60"/>
              <w:rPr>
                <w:sz w:val="20"/>
              </w:rPr>
            </w:pPr>
            <w:r w:rsidRPr="00247387">
              <w:rPr>
                <w:sz w:val="20"/>
              </w:rPr>
              <w:t>RS-210-R20</w:t>
            </w:r>
          </w:p>
          <w:p w14:paraId="775DEE46" w14:textId="77777777" w:rsidR="00FF5E39" w:rsidRDefault="00FF5E39" w:rsidP="00891D45">
            <w:pPr>
              <w:pStyle w:val="Prrafodelista"/>
              <w:numPr>
                <w:ilvl w:val="0"/>
                <w:numId w:val="10"/>
              </w:numPr>
              <w:spacing w:before="60" w:after="60"/>
              <w:rPr>
                <w:sz w:val="20"/>
              </w:rPr>
            </w:pPr>
            <w:r w:rsidRPr="000349E5">
              <w:rPr>
                <w:sz w:val="20"/>
              </w:rPr>
              <w:t>RS-230-R20</w:t>
            </w:r>
          </w:p>
          <w:p w14:paraId="698AF2E1" w14:textId="77777777" w:rsidR="00FF5E39" w:rsidRDefault="00FF5E39" w:rsidP="009A7A74">
            <w:pPr>
              <w:pStyle w:val="Prrafodelista"/>
              <w:numPr>
                <w:ilvl w:val="0"/>
                <w:numId w:val="10"/>
              </w:numPr>
              <w:spacing w:before="60" w:after="60"/>
              <w:rPr>
                <w:sz w:val="20"/>
              </w:rPr>
            </w:pPr>
            <w:r w:rsidRPr="009A7A74">
              <w:rPr>
                <w:sz w:val="20"/>
              </w:rPr>
              <w:t>RS-240-R30</w:t>
            </w:r>
          </w:p>
          <w:p w14:paraId="1294A0E5" w14:textId="77777777" w:rsidR="00FF5E39" w:rsidRDefault="00FF5E39" w:rsidP="007C6BF0">
            <w:pPr>
              <w:pStyle w:val="Prrafodelista"/>
              <w:numPr>
                <w:ilvl w:val="0"/>
                <w:numId w:val="10"/>
              </w:numPr>
              <w:spacing w:before="60" w:after="60"/>
              <w:rPr>
                <w:sz w:val="20"/>
              </w:rPr>
            </w:pPr>
            <w:r w:rsidRPr="007C6BF0">
              <w:rPr>
                <w:sz w:val="20"/>
              </w:rPr>
              <w:t>RS-270-R20</w:t>
            </w:r>
          </w:p>
          <w:p w14:paraId="25AA4899" w14:textId="77777777" w:rsidR="00FF5E39" w:rsidRDefault="00FF5E39" w:rsidP="00FF5E39">
            <w:pPr>
              <w:pStyle w:val="Prrafodelista"/>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Prrafodelista"/>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F25491" w:rsidP="008342FA">
            <w:pPr>
              <w:spacing w:before="60" w:after="60"/>
              <w:jc w:val="left"/>
              <w:rPr>
                <w:rFonts w:cs="Courier New"/>
                <w:sz w:val="20"/>
              </w:rPr>
            </w:pPr>
            <w:hyperlink r:id="rId53" w:anchor="BIS41-ESPDV2.0-tbr92-014" w:history="1">
              <w:r w:rsidR="008342FA" w:rsidRPr="008342FA">
                <w:rPr>
                  <w:rStyle w:val="nf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Prrafodelista"/>
              <w:numPr>
                <w:ilvl w:val="0"/>
                <w:numId w:val="10"/>
              </w:numPr>
              <w:ind w:left="317"/>
              <w:rPr>
                <w:sz w:val="20"/>
              </w:rPr>
            </w:pPr>
            <w:r w:rsidRPr="005279A5">
              <w:rPr>
                <w:sz w:val="20"/>
              </w:rPr>
              <w:t>Severity: ERROR</w:t>
            </w:r>
          </w:p>
          <w:p w14:paraId="29005122" w14:textId="0E009759" w:rsidR="00032686" w:rsidRPr="00032686" w:rsidRDefault="00032686" w:rsidP="00032686">
            <w:pPr>
              <w:pStyle w:val="Prrafodelista"/>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Prrafodelista"/>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Descripcin"/>
      </w:pPr>
      <w:bookmarkStart w:id="263" w:name="_Toc513107619"/>
      <w:r>
        <w:t xml:space="preserve">Table </w:t>
      </w:r>
      <w:r w:rsidR="00DE59C8">
        <w:fldChar w:fldCharType="begin"/>
      </w:r>
      <w:r w:rsidR="00DE59C8">
        <w:instrText xml:space="preserve"> SEQ Table \* ARABIC </w:instrText>
      </w:r>
      <w:r w:rsidR="00DE59C8">
        <w:fldChar w:fldCharType="separate"/>
      </w:r>
      <w:r w:rsidR="00811AAF">
        <w:rPr>
          <w:noProof/>
        </w:rPr>
        <w:t>70</w:t>
      </w:r>
      <w:r w:rsidR="00DE59C8">
        <w:fldChar w:fldCharType="end"/>
      </w:r>
      <w:r>
        <w:t>: BR-LOT-10</w:t>
      </w:r>
      <w:bookmarkEnd w:id="263"/>
    </w:p>
    <w:p w14:paraId="26A9FF7D" w14:textId="3F292D17" w:rsidR="00C61F67" w:rsidRDefault="00C61F67" w:rsidP="00C61F67">
      <w:pPr>
        <w:pStyle w:val="Ttulo2"/>
      </w:pPr>
      <w:bookmarkStart w:id="264" w:name="_BR-LOT-20"/>
      <w:bookmarkStart w:id="265" w:name="_Toc513107729"/>
      <w:bookmarkEnd w:id="264"/>
      <w:r w:rsidRPr="00084F0A">
        <w:t>BR-</w:t>
      </w:r>
      <w:r>
        <w:t>LOT</w:t>
      </w:r>
      <w:r w:rsidRPr="00084F0A">
        <w:t>-</w:t>
      </w:r>
      <w:r>
        <w:t>2</w:t>
      </w:r>
      <w:r w:rsidRPr="00084F0A">
        <w:t>0</w:t>
      </w:r>
      <w:bookmarkEnd w:id="265"/>
    </w:p>
    <w:tbl>
      <w:tblPr>
        <w:tblStyle w:val="Tablaconcuadrcula"/>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7B24EC">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tcBorders>
              <w:right w:val="nil"/>
            </w:tcBorders>
            <w:vAlign w:val="center"/>
          </w:tcPr>
          <w:p w14:paraId="4D99850B" w14:textId="77777777" w:rsidR="00FF5E39" w:rsidRPr="00B64C0E" w:rsidRDefault="00FF5E39" w:rsidP="00217ECF">
            <w:pPr>
              <w:pStyle w:val="Prrafodelista"/>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Prrafodelista"/>
              <w:numPr>
                <w:ilvl w:val="0"/>
                <w:numId w:val="37"/>
              </w:numPr>
              <w:spacing w:before="60" w:after="60"/>
              <w:rPr>
                <w:sz w:val="20"/>
              </w:rPr>
            </w:pPr>
            <w:r w:rsidRPr="00B64C0E">
              <w:rPr>
                <w:sz w:val="20"/>
                <w:szCs w:val="20"/>
              </w:rPr>
              <w:t>RS-60-R70</w:t>
            </w:r>
          </w:p>
          <w:p w14:paraId="17B4A005" w14:textId="77777777" w:rsidR="00FF5E39" w:rsidRDefault="00FF5E39" w:rsidP="006A164E">
            <w:pPr>
              <w:pStyle w:val="Prrafodelista"/>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Prrafodelista"/>
              <w:numPr>
                <w:ilvl w:val="0"/>
                <w:numId w:val="37"/>
              </w:numPr>
              <w:spacing w:before="60" w:after="60"/>
              <w:rPr>
                <w:sz w:val="20"/>
              </w:rPr>
            </w:pPr>
            <w:r w:rsidRPr="007B3C59">
              <w:rPr>
                <w:sz w:val="20"/>
                <w:szCs w:val="20"/>
              </w:rPr>
              <w:t>RS-120-R80</w:t>
            </w:r>
          </w:p>
          <w:p w14:paraId="4318DAC7" w14:textId="77777777" w:rsidR="00FF5E39" w:rsidRDefault="00FF5E39" w:rsidP="00C82D88">
            <w:pPr>
              <w:pStyle w:val="Prrafodelista"/>
              <w:numPr>
                <w:ilvl w:val="0"/>
                <w:numId w:val="37"/>
              </w:numPr>
              <w:spacing w:before="60" w:after="60"/>
              <w:rPr>
                <w:sz w:val="20"/>
              </w:rPr>
            </w:pPr>
            <w:r w:rsidRPr="00C82D88">
              <w:rPr>
                <w:sz w:val="20"/>
              </w:rPr>
              <w:t>RS-170-R60</w:t>
            </w:r>
          </w:p>
        </w:tc>
        <w:tc>
          <w:tcPr>
            <w:tcW w:w="3231" w:type="dxa"/>
            <w:tcBorders>
              <w:left w:val="nil"/>
            </w:tcBorders>
            <w:vAlign w:val="center"/>
          </w:tcPr>
          <w:p w14:paraId="5F6418C2" w14:textId="722651B1" w:rsidR="00FF5E39" w:rsidRPr="00902A19" w:rsidRDefault="00FF5E39" w:rsidP="00C82D88">
            <w:pPr>
              <w:pStyle w:val="Prrafodelista"/>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Prrafodelista"/>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Prrafodelista"/>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Prrafodelista"/>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A029133" w14:textId="08FA28B8" w:rsidR="00217ECF" w:rsidRDefault="00217ECF" w:rsidP="00217ECF">
            <w:pPr>
              <w:spacing w:before="60" w:after="60"/>
              <w:rPr>
                <w:sz w:val="20"/>
              </w:rPr>
            </w:pPr>
            <w:r>
              <w:rPr>
                <w:sz w:val="20"/>
              </w:rPr>
              <w:t xml:space="preserve">The lots requirements for each </w:t>
            </w:r>
            <w:r w:rsidR="008A70CC">
              <w:rPr>
                <w:sz w:val="20"/>
              </w:rPr>
              <w:t>criterion</w:t>
            </w:r>
            <w:r>
              <w:rPr>
                <w:sz w:val="20"/>
              </w:rPr>
              <w:t xml:space="preserve"> are implemented as </w:t>
            </w:r>
            <w:r w:rsidR="008A70CC">
              <w:rPr>
                <w:sz w:val="20"/>
              </w:rPr>
              <w:t xml:space="preserve">a </w:t>
            </w:r>
            <w:r>
              <w:rPr>
                <w:sz w:val="20"/>
              </w:rPr>
              <w:t xml:space="preserve">Tendering Criterion </w:t>
            </w:r>
            <w:r w:rsidR="008A70CC">
              <w:rPr>
                <w:sz w:val="20"/>
              </w:rPr>
              <w:t>component.</w:t>
            </w:r>
          </w:p>
          <w:p w14:paraId="603F4DC3" w14:textId="27CCB69F" w:rsidR="00FA0669" w:rsidRPr="00325629" w:rsidRDefault="00FA0669" w:rsidP="008A70CC">
            <w:pPr>
              <w:spacing w:before="60" w:after="60"/>
              <w:rPr>
                <w:sz w:val="20"/>
              </w:rPr>
            </w:pPr>
            <w:r>
              <w:rPr>
                <w:sz w:val="20"/>
              </w:rPr>
              <w:t>Lots submission</w:t>
            </w:r>
            <w:r w:rsidR="008A70CC">
              <w:rPr>
                <w:sz w:val="20"/>
              </w:rPr>
              <w:t xml:space="preserve"> requirements are specified in the</w:t>
            </w:r>
            <w:r>
              <w:rPr>
                <w:sz w:val="20"/>
              </w:rPr>
              <w:t xml:space="preserve"> Tendering criterion of type </w:t>
            </w:r>
            <w:r w:rsidRPr="00FA0669">
              <w:rPr>
                <w:sz w:val="20"/>
              </w:rPr>
              <w:t>CRITERION.OTHER.CA_DATA.LOTS_SUBMISSION</w:t>
            </w:r>
            <w:r w:rsidR="008A70CC">
              <w:rPr>
                <w:sz w:val="20"/>
              </w:rPr>
              <w:t xml:space="preserve"> (i.e. Tenders may be submitted for, Maximum number of lots to which the Economic Operator may tender, </w:t>
            </w:r>
            <w:r w:rsidR="008A70CC" w:rsidRPr="008A70CC">
              <w:rPr>
                <w:sz w:val="20"/>
              </w:rPr>
              <w:t>Maximum number of lots that may be awarded to one tenderer</w:t>
            </w:r>
            <w:r w:rsidR="008A70CC">
              <w:rPr>
                <w:sz w:val="20"/>
              </w:rPr>
              <w:t>).</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lastRenderedPageBreak/>
              <w:t>XSD Path</w:t>
            </w:r>
          </w:p>
        </w:tc>
        <w:tc>
          <w:tcPr>
            <w:tcW w:w="6461" w:type="dxa"/>
            <w:gridSpan w:val="3"/>
            <w:vAlign w:val="center"/>
          </w:tcPr>
          <w:p w14:paraId="54046405" w14:textId="5E62C886" w:rsidR="00217ECF" w:rsidRPr="006B2F00" w:rsidRDefault="00217ECF" w:rsidP="00FA0669">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w:t>
            </w:r>
            <w:r w:rsidR="00FA0669">
              <w:rPr>
                <w:rFonts w:ascii="Courier New" w:hAnsi="Courier New" w:cs="Courier New"/>
                <w:sz w:val="20"/>
              </w:rPr>
              <w:t>/cbc:CriterionTypeCode = ‘</w:t>
            </w:r>
            <w:r w:rsidR="00FA0669" w:rsidRPr="00FA0669">
              <w:rPr>
                <w:rFonts w:ascii="Courier New" w:hAnsi="Courier New" w:cs="Courier New"/>
                <w:sz w:val="20"/>
              </w:rPr>
              <w:t>CRITERION.OTHER.CA_DATA.LOTS_SUBMISSION</w:t>
            </w:r>
            <w:r w:rsidR="00FA0669">
              <w:rPr>
                <w:rFonts w:ascii="Courier New" w:hAnsi="Courier New" w:cs="Courier New"/>
                <w:sz w:val="20"/>
              </w:rPr>
              <w:t>’</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F25491" w:rsidP="00217ECF">
            <w:pPr>
              <w:spacing w:before="60" w:after="60"/>
              <w:jc w:val="left"/>
              <w:rPr>
                <w:rFonts w:ascii="Courier New" w:hAnsi="Courier New" w:cs="Courier New"/>
                <w:sz w:val="20"/>
              </w:rPr>
            </w:pPr>
            <w:hyperlink r:id="rId54" w:anchor="BIS41-ESPDV2.0-tbr070-010" w:history="1">
              <w:r w:rsidR="00217ECF" w:rsidRPr="0024604B">
                <w:rPr>
                  <w:rStyle w:val="nf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52641F5F" w:rsidR="00217ECF" w:rsidRPr="006B2F00" w:rsidRDefault="00217ECF" w:rsidP="00217ECF">
            <w:pPr>
              <w:spacing w:before="60" w:after="60"/>
              <w:rPr>
                <w:sz w:val="20"/>
              </w:rPr>
            </w:pPr>
            <w:r w:rsidRPr="00DB5C17">
              <w:rPr>
                <w:sz w:val="20"/>
                <w:szCs w:val="20"/>
              </w:rPr>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AAF">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AAF" w:rsidRPr="00811AAF">
              <w:rPr>
                <w:sz w:val="20"/>
                <w:szCs w:val="20"/>
              </w:rPr>
              <w:t xml:space="preserve">Tendering Criterion </w:t>
            </w:r>
            <w:r w:rsidR="00A57888">
              <w:rPr>
                <w:sz w:val="20"/>
                <w:szCs w:val="20"/>
              </w:rPr>
              <w:t>Extended</w:t>
            </w:r>
            <w:r w:rsidR="00811AAF" w:rsidRPr="00811AAF">
              <w:rPr>
                <w:sz w:val="20"/>
                <w:szCs w:val="20"/>
              </w:rPr>
              <w:t xml:space="preserve">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Descripcin"/>
      </w:pPr>
      <w:bookmarkStart w:id="266" w:name="_Toc513107620"/>
      <w:r>
        <w:t xml:space="preserve">Table </w:t>
      </w:r>
      <w:r w:rsidR="00DE59C8">
        <w:fldChar w:fldCharType="begin"/>
      </w:r>
      <w:r w:rsidR="00DE59C8">
        <w:instrText xml:space="preserve"> SEQ Table \* ARABIC </w:instrText>
      </w:r>
      <w:r w:rsidR="00DE59C8">
        <w:fldChar w:fldCharType="separate"/>
      </w:r>
      <w:r w:rsidR="00811AAF">
        <w:rPr>
          <w:noProof/>
        </w:rPr>
        <w:t>71</w:t>
      </w:r>
      <w:r w:rsidR="00DE59C8">
        <w:fldChar w:fldCharType="end"/>
      </w:r>
      <w:r>
        <w:t>: BR-LOT-20</w:t>
      </w:r>
      <w:bookmarkEnd w:id="266"/>
    </w:p>
    <w:p w14:paraId="05645E84" w14:textId="2C6E5F4C" w:rsidR="00C61F67" w:rsidRDefault="004F1DAA" w:rsidP="004F1DAA">
      <w:pPr>
        <w:pStyle w:val="Ttulo2"/>
      </w:pPr>
      <w:bookmarkStart w:id="267" w:name="_BR-LOT-30"/>
      <w:bookmarkStart w:id="268" w:name="_Toc513107730"/>
      <w:bookmarkEnd w:id="267"/>
      <w:r>
        <w:t>BR-LOT-30</w:t>
      </w:r>
      <w:bookmarkEnd w:id="268"/>
    </w:p>
    <w:tbl>
      <w:tblPr>
        <w:tblStyle w:val="Tablaconcuadrcula"/>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Prrafodelista"/>
              <w:numPr>
                <w:ilvl w:val="0"/>
                <w:numId w:val="10"/>
              </w:numPr>
              <w:spacing w:before="60" w:after="60"/>
              <w:rPr>
                <w:sz w:val="20"/>
              </w:rPr>
            </w:pPr>
            <w:r>
              <w:rPr>
                <w:sz w:val="20"/>
              </w:rPr>
              <w:t>RQ-50-R40</w:t>
            </w:r>
          </w:p>
          <w:p w14:paraId="1C7FBE63" w14:textId="3FE93E9C" w:rsidR="00EF2712" w:rsidRPr="004F1DAA" w:rsidRDefault="00EF2712" w:rsidP="004F1DA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Prrafodelista"/>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Prrafodelista"/>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F25491" w:rsidP="00C25F1A">
            <w:pPr>
              <w:spacing w:before="60" w:after="60"/>
              <w:jc w:val="left"/>
              <w:rPr>
                <w:rFonts w:ascii="Courier New" w:hAnsi="Courier New" w:cs="Courier New"/>
                <w:sz w:val="20"/>
              </w:rPr>
            </w:pPr>
            <w:hyperlink r:id="rId55" w:anchor="BIS41-ESPDV2.0-tbr070-008" w:history="1">
              <w:r w:rsidR="002B562C">
                <w:rPr>
                  <w:rStyle w:val="nf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ipervnculo"/>
                  <w:sz w:val="20"/>
                </w:rPr>
                <w:t>BR-LOT-30-S10</w:t>
              </w:r>
            </w:hyperlink>
            <w:r>
              <w:rPr>
                <w:sz w:val="20"/>
              </w:rPr>
              <w:t xml:space="preserve"> and </w:t>
            </w:r>
            <w:hyperlink w:anchor="_BR-LOT-30-S20" w:history="1">
              <w:r w:rsidRPr="00075230">
                <w:rPr>
                  <w:rStyle w:val="Hipervnculo"/>
                  <w:sz w:val="20"/>
                </w:rPr>
                <w:t>BR-LOT-30-S20</w:t>
              </w:r>
            </w:hyperlink>
          </w:p>
        </w:tc>
      </w:tr>
    </w:tbl>
    <w:p w14:paraId="2D8DEF48" w14:textId="6EFB1E1F" w:rsidR="004F1DAA" w:rsidRDefault="004F1DAA" w:rsidP="004F1DAA">
      <w:pPr>
        <w:pStyle w:val="Descripcin"/>
      </w:pPr>
      <w:bookmarkStart w:id="269" w:name="_Toc513107621"/>
      <w:r>
        <w:t xml:space="preserve">Table </w:t>
      </w:r>
      <w:r w:rsidR="00DE59C8">
        <w:fldChar w:fldCharType="begin"/>
      </w:r>
      <w:r w:rsidR="00DE59C8">
        <w:instrText xml:space="preserve"> SEQ Table \* ARABIC </w:instrText>
      </w:r>
      <w:r w:rsidR="00DE59C8">
        <w:fldChar w:fldCharType="separate"/>
      </w:r>
      <w:r w:rsidR="00811AAF">
        <w:rPr>
          <w:noProof/>
        </w:rPr>
        <w:t>72</w:t>
      </w:r>
      <w:r w:rsidR="00DE59C8">
        <w:fldChar w:fldCharType="end"/>
      </w:r>
      <w:r>
        <w:t>: BR-LOT-30</w:t>
      </w:r>
      <w:bookmarkEnd w:id="269"/>
    </w:p>
    <w:p w14:paraId="2C900722" w14:textId="370D1E9D" w:rsidR="004F1DAA" w:rsidRDefault="002B562C" w:rsidP="002B562C">
      <w:pPr>
        <w:pStyle w:val="Ttulo3"/>
      </w:pPr>
      <w:bookmarkStart w:id="270" w:name="_BR-LOT-30-S10"/>
      <w:bookmarkStart w:id="271" w:name="_Toc513107731"/>
      <w:bookmarkEnd w:id="270"/>
      <w:r>
        <w:t>BR-LOT-30-S10</w:t>
      </w:r>
      <w:bookmarkEnd w:id="271"/>
    </w:p>
    <w:tbl>
      <w:tblPr>
        <w:tblStyle w:val="Tablaconcuadrcula"/>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Prrafodelista"/>
              <w:numPr>
                <w:ilvl w:val="0"/>
                <w:numId w:val="10"/>
              </w:numPr>
              <w:spacing w:before="60" w:after="60"/>
              <w:rPr>
                <w:sz w:val="20"/>
              </w:rPr>
            </w:pPr>
            <w:r>
              <w:rPr>
                <w:sz w:val="20"/>
              </w:rPr>
              <w:t>RQ-50-R40-S10</w:t>
            </w:r>
          </w:p>
          <w:p w14:paraId="7C7FDC54" w14:textId="4C7C7793" w:rsidR="00EF2712" w:rsidRPr="004F1DAA" w:rsidRDefault="00EF2712" w:rsidP="00C25F1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F25491" w:rsidP="00C25F1A">
            <w:pPr>
              <w:spacing w:before="60" w:after="60"/>
              <w:jc w:val="left"/>
              <w:rPr>
                <w:rFonts w:ascii="Courier New" w:hAnsi="Courier New" w:cs="Courier New"/>
                <w:sz w:val="20"/>
              </w:rPr>
            </w:pPr>
            <w:hyperlink r:id="rId56" w:anchor="BIS41-ESPDV2.0-tbr070-008" w:history="1">
              <w:r w:rsidR="002B562C">
                <w:rPr>
                  <w:rStyle w:val="nf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Prrafodelista"/>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Prrafodelista"/>
              <w:keepNext/>
              <w:numPr>
                <w:ilvl w:val="0"/>
                <w:numId w:val="10"/>
              </w:numPr>
              <w:spacing w:before="60" w:after="60"/>
              <w:ind w:left="459"/>
              <w:rPr>
                <w:sz w:val="20"/>
              </w:rPr>
            </w:pPr>
            <w:r>
              <w:rPr>
                <w:rFonts w:ascii="Courier New" w:hAnsi="Courier New" w:cs="Courier New"/>
                <w:sz w:val="20"/>
              </w:rPr>
              <w:t>/cac</w:t>
            </w:r>
            <w:proofErr w:type="gramStart"/>
            <w:r>
              <w:rPr>
                <w:rFonts w:ascii="Courier New" w:hAnsi="Courier New" w:cs="Courier New"/>
                <w:sz w:val="20"/>
              </w:rPr>
              <w:t>:ProcurementProjectLot</w:t>
            </w:r>
            <w:proofErr w:type="gramEnd"/>
            <w:r>
              <w:rPr>
                <w:rFonts w:ascii="Courier New" w:hAnsi="Courier New" w:cs="Courier New"/>
                <w:sz w:val="20"/>
              </w:rPr>
              <w:t xml:space="preserve"> /cbc:ID </w:t>
            </w:r>
            <w:r w:rsidR="00791B7F">
              <w:rPr>
                <w:sz w:val="20"/>
              </w:rPr>
              <w:t>must be unique in the XML instance.</w:t>
            </w:r>
          </w:p>
        </w:tc>
      </w:tr>
    </w:tbl>
    <w:p w14:paraId="7DDEFB70" w14:textId="4022CDBD" w:rsidR="002B562C" w:rsidRDefault="002B562C" w:rsidP="002B562C">
      <w:pPr>
        <w:pStyle w:val="Descripcin"/>
      </w:pPr>
      <w:bookmarkStart w:id="272" w:name="_Toc513107622"/>
      <w:r>
        <w:t xml:space="preserve">Table </w:t>
      </w:r>
      <w:r w:rsidR="00DE59C8">
        <w:fldChar w:fldCharType="begin"/>
      </w:r>
      <w:r w:rsidR="00DE59C8">
        <w:instrText xml:space="preserve"> SEQ Table \* ARABIC </w:instrText>
      </w:r>
      <w:r w:rsidR="00DE59C8">
        <w:fldChar w:fldCharType="separate"/>
      </w:r>
      <w:r w:rsidR="00811AAF">
        <w:rPr>
          <w:noProof/>
        </w:rPr>
        <w:t>73</w:t>
      </w:r>
      <w:r w:rsidR="00DE59C8">
        <w:fldChar w:fldCharType="end"/>
      </w:r>
      <w:r>
        <w:t>: BR-LOT-30-S10</w:t>
      </w:r>
      <w:bookmarkEnd w:id="272"/>
    </w:p>
    <w:p w14:paraId="11958E82" w14:textId="5D5BBEF8" w:rsidR="00075230" w:rsidRDefault="00075230" w:rsidP="00075230">
      <w:pPr>
        <w:pStyle w:val="Ttulo3"/>
      </w:pPr>
      <w:bookmarkStart w:id="273" w:name="_BR-LOT-30-S20"/>
      <w:bookmarkStart w:id="274" w:name="_Toc513107732"/>
      <w:bookmarkEnd w:id="273"/>
      <w:r>
        <w:t>BR-LOT-30-S20</w:t>
      </w:r>
      <w:bookmarkEnd w:id="274"/>
    </w:p>
    <w:tbl>
      <w:tblPr>
        <w:tblStyle w:val="Tablaconcuadrcula"/>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Prrafodelista"/>
              <w:numPr>
                <w:ilvl w:val="0"/>
                <w:numId w:val="10"/>
              </w:numPr>
              <w:spacing w:before="60" w:after="60"/>
              <w:rPr>
                <w:sz w:val="20"/>
              </w:rPr>
            </w:pPr>
            <w:r>
              <w:rPr>
                <w:sz w:val="20"/>
              </w:rPr>
              <w:t>RQ-50-R40-S20</w:t>
            </w:r>
          </w:p>
          <w:p w14:paraId="5AE8B587" w14:textId="40F7BC0E" w:rsidR="00EF2712" w:rsidRPr="004F1DAA" w:rsidRDefault="00EF2712" w:rsidP="00075230">
            <w:pPr>
              <w:pStyle w:val="Prrafodelista"/>
              <w:numPr>
                <w:ilvl w:val="0"/>
                <w:numId w:val="10"/>
              </w:numPr>
              <w:spacing w:before="60" w:after="60"/>
              <w:rPr>
                <w:sz w:val="20"/>
              </w:rPr>
            </w:pPr>
            <w:r w:rsidRPr="006C1AAE">
              <w:rPr>
                <w:sz w:val="20"/>
                <w:szCs w:val="20"/>
              </w:rPr>
              <w:lastRenderedPageBreak/>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t>XSD Path</w:t>
            </w:r>
          </w:p>
        </w:tc>
        <w:tc>
          <w:tcPr>
            <w:tcW w:w="6461" w:type="dxa"/>
            <w:gridSpan w:val="3"/>
            <w:vAlign w:val="center"/>
          </w:tcPr>
          <w:p w14:paraId="436E3EAB" w14:textId="741EB47D" w:rsidR="00075230" w:rsidRPr="00946A0D" w:rsidRDefault="00075230" w:rsidP="00075230">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F25491" w:rsidP="00C25F1A">
            <w:pPr>
              <w:spacing w:before="60" w:after="60"/>
              <w:jc w:val="left"/>
              <w:rPr>
                <w:rFonts w:ascii="Courier New" w:hAnsi="Courier New" w:cs="Courier New"/>
                <w:sz w:val="20"/>
              </w:rPr>
            </w:pPr>
            <w:hyperlink r:id="rId57" w:anchor="BIS41-ESPDV2.0-tbr070-008" w:history="1">
              <w:r w:rsidR="00075230">
                <w:rPr>
                  <w:rStyle w:val="nf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Descripcin"/>
      </w:pPr>
      <w:bookmarkStart w:id="275" w:name="_Toc513107623"/>
      <w:r>
        <w:t xml:space="preserve">Table </w:t>
      </w:r>
      <w:r w:rsidR="00DE59C8">
        <w:fldChar w:fldCharType="begin"/>
      </w:r>
      <w:r w:rsidR="00DE59C8">
        <w:instrText xml:space="preserve"> SEQ Table \* ARABIC </w:instrText>
      </w:r>
      <w:r w:rsidR="00DE59C8">
        <w:fldChar w:fldCharType="separate"/>
      </w:r>
      <w:r w:rsidR="00811AAF">
        <w:rPr>
          <w:noProof/>
        </w:rPr>
        <w:t>74</w:t>
      </w:r>
      <w:r w:rsidR="00DE59C8">
        <w:fldChar w:fldCharType="end"/>
      </w:r>
      <w:r>
        <w:t>: BR-LOT-30-S20</w:t>
      </w:r>
      <w:bookmarkEnd w:id="275"/>
    </w:p>
    <w:p w14:paraId="3159C757" w14:textId="4B1C87BB" w:rsidR="00DE4FDD" w:rsidRDefault="00DE4FDD" w:rsidP="00DE4FDD">
      <w:pPr>
        <w:pStyle w:val="Ttulo2"/>
      </w:pPr>
      <w:bookmarkStart w:id="276" w:name="_BR-LOT-40"/>
      <w:bookmarkStart w:id="277" w:name="_Toc513107733"/>
      <w:bookmarkEnd w:id="276"/>
      <w:r>
        <w:t>BR-LOT-40</w:t>
      </w:r>
      <w:bookmarkEnd w:id="277"/>
    </w:p>
    <w:tbl>
      <w:tblPr>
        <w:tblStyle w:val="Tablaconcuadrcula"/>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Prrafodelista"/>
              <w:numPr>
                <w:ilvl w:val="0"/>
                <w:numId w:val="10"/>
              </w:numPr>
              <w:spacing w:before="60" w:after="60"/>
              <w:rPr>
                <w:sz w:val="20"/>
              </w:rPr>
            </w:pPr>
            <w:r w:rsidRPr="00DE4FDD">
              <w:rPr>
                <w:sz w:val="20"/>
              </w:rPr>
              <w:t>RQ-50-R70</w:t>
            </w:r>
          </w:p>
          <w:p w14:paraId="612AE6DE" w14:textId="00ED3E05" w:rsidR="00EF2712" w:rsidRPr="004F1DAA" w:rsidRDefault="00EF2712" w:rsidP="00DE4FDD">
            <w:pPr>
              <w:pStyle w:val="Prrafodelista"/>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bookmarkStart w:id="278" w:name="_GoBack"/>
            <w:bookmarkEnd w:id="278"/>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F25491" w:rsidP="00CA67F1">
            <w:pPr>
              <w:spacing w:before="60" w:after="60"/>
              <w:jc w:val="left"/>
              <w:rPr>
                <w:rFonts w:ascii="Courier New" w:hAnsi="Courier New" w:cs="Courier New"/>
                <w:sz w:val="20"/>
              </w:rPr>
            </w:pPr>
            <w:hyperlink r:id="rId58" w:anchor="BIS41-ESPDV2.0-tbr070-010" w:history="1">
              <w:r w:rsidR="00CA67F1" w:rsidRPr="0024604B">
                <w:rPr>
                  <w:rStyle w:val="nf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9A595F9"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AAF">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AAF" w:rsidRPr="00811AAF">
              <w:rPr>
                <w:sz w:val="20"/>
                <w:szCs w:val="20"/>
              </w:rPr>
              <w:t xml:space="preserve">Tendering Criterion </w:t>
            </w:r>
            <w:r w:rsidR="00A57888">
              <w:rPr>
                <w:sz w:val="20"/>
                <w:szCs w:val="20"/>
              </w:rPr>
              <w:t>Extended</w:t>
            </w:r>
            <w:r w:rsidR="00811AAF" w:rsidRPr="00811AAF">
              <w:rPr>
                <w:sz w:val="20"/>
                <w:szCs w:val="20"/>
              </w:rPr>
              <w:t xml:space="preserve">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Prrafodelista"/>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Prrafodelista"/>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Prrafodelista"/>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Descripcin"/>
      </w:pPr>
      <w:bookmarkStart w:id="279" w:name="_Toc513107624"/>
      <w:r>
        <w:t xml:space="preserve">Table </w:t>
      </w:r>
      <w:r w:rsidR="00DE59C8">
        <w:fldChar w:fldCharType="begin"/>
      </w:r>
      <w:r w:rsidR="00DE59C8">
        <w:instrText xml:space="preserve"> SEQ Table \* ARABIC </w:instrText>
      </w:r>
      <w:r w:rsidR="00DE59C8">
        <w:fldChar w:fldCharType="separate"/>
      </w:r>
      <w:r w:rsidR="00811AAF">
        <w:rPr>
          <w:noProof/>
        </w:rPr>
        <w:t>75</w:t>
      </w:r>
      <w:r w:rsidR="00DE59C8">
        <w:fldChar w:fldCharType="end"/>
      </w:r>
      <w:r>
        <w:t>: BR-LOT-40</w:t>
      </w:r>
      <w:bookmarkEnd w:id="279"/>
    </w:p>
    <w:p w14:paraId="5A1BBB71" w14:textId="5920AC29" w:rsidR="00A62BF2" w:rsidRDefault="00A62BF2" w:rsidP="00A62BF2">
      <w:pPr>
        <w:pStyle w:val="Ttulo1"/>
      </w:pPr>
      <w:bookmarkStart w:id="280" w:name="_Toc513107734"/>
      <w:r>
        <w:t>Specific Lead Role Rules</w:t>
      </w:r>
      <w:bookmarkEnd w:id="280"/>
    </w:p>
    <w:p w14:paraId="74F2BF61" w14:textId="2FD9764F" w:rsidR="00A62BF2" w:rsidRDefault="00A62BF2" w:rsidP="00A62BF2">
      <w:pPr>
        <w:pStyle w:val="Ttulo2"/>
      </w:pPr>
      <w:bookmarkStart w:id="281" w:name="_BR-LEAD-10"/>
      <w:bookmarkStart w:id="282" w:name="_Toc513107735"/>
      <w:bookmarkEnd w:id="281"/>
      <w:r w:rsidRPr="00084F0A">
        <w:t>BR-</w:t>
      </w:r>
      <w:r>
        <w:t>LEAD</w:t>
      </w:r>
      <w:r w:rsidRPr="00084F0A">
        <w:t>-10</w:t>
      </w:r>
      <w:bookmarkEnd w:id="282"/>
    </w:p>
    <w:tbl>
      <w:tblPr>
        <w:tblStyle w:val="Tablaconcuadrcula"/>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Prrafodelista"/>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Prrafodelista"/>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Prrafodelista"/>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Prrafodelista"/>
              <w:numPr>
                <w:ilvl w:val="0"/>
                <w:numId w:val="10"/>
              </w:numPr>
              <w:spacing w:before="60" w:after="60"/>
              <w:rPr>
                <w:sz w:val="20"/>
              </w:rPr>
            </w:pPr>
            <w:r w:rsidRPr="00007E5F">
              <w:rPr>
                <w:sz w:val="20"/>
              </w:rPr>
              <w:t>RS-100-R40</w:t>
            </w:r>
          </w:p>
          <w:p w14:paraId="0D3DF564" w14:textId="77777777" w:rsidR="00FF5E39" w:rsidRDefault="00FF5E39" w:rsidP="00FF5E39">
            <w:pPr>
              <w:pStyle w:val="Prrafodelista"/>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Prrafodelista"/>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lastRenderedPageBreak/>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F25491" w:rsidP="00A77D22">
            <w:pPr>
              <w:spacing w:before="60" w:after="60"/>
              <w:jc w:val="left"/>
              <w:rPr>
                <w:rFonts w:cs="Courier New"/>
                <w:sz w:val="20"/>
                <w:szCs w:val="20"/>
              </w:rPr>
            </w:pPr>
            <w:hyperlink r:id="rId59" w:anchor="BIS41-ESPDV2.0-tbr092-008" w:history="1">
              <w:r w:rsidR="00A77D22" w:rsidRPr="00A77D22">
                <w:rPr>
                  <w:rStyle w:val="nf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Prrafodelista"/>
              <w:keepNext/>
              <w:numPr>
                <w:ilvl w:val="0"/>
                <w:numId w:val="10"/>
              </w:numPr>
              <w:ind w:left="317"/>
              <w:jc w:val="left"/>
              <w:rPr>
                <w:sz w:val="20"/>
              </w:rPr>
            </w:pPr>
            <w:r>
              <w:rPr>
                <w:sz w:val="20"/>
              </w:rPr>
              <w:t>Severity: ERROR</w:t>
            </w:r>
          </w:p>
          <w:p w14:paraId="220ABA66" w14:textId="77777777" w:rsidR="001509A8" w:rsidRDefault="001509A8" w:rsidP="001509A8">
            <w:pPr>
              <w:pStyle w:val="Prrafodelista"/>
              <w:keepNext/>
              <w:numPr>
                <w:ilvl w:val="0"/>
                <w:numId w:val="0"/>
              </w:numPr>
              <w:ind w:left="317"/>
              <w:jc w:val="left"/>
              <w:rPr>
                <w:sz w:val="20"/>
              </w:rPr>
            </w:pPr>
          </w:p>
          <w:p w14:paraId="2C6A3FD5" w14:textId="3E1E4847" w:rsidR="001509A8" w:rsidRPr="008E7FC0" w:rsidRDefault="001509A8" w:rsidP="001509A8">
            <w:pPr>
              <w:pStyle w:val="Prrafodelista"/>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Prrafodelista"/>
              <w:keepNext/>
              <w:numPr>
                <w:ilvl w:val="0"/>
                <w:numId w:val="10"/>
              </w:numPr>
              <w:ind w:left="318"/>
              <w:jc w:val="left"/>
              <w:rPr>
                <w:sz w:val="20"/>
              </w:rPr>
            </w:pPr>
            <w:r w:rsidRPr="00323022">
              <w:rPr>
                <w:rFonts w:ascii="Courier New" w:hAnsi="Courier New" w:cs="Courier New"/>
                <w:sz w:val="20"/>
              </w:rPr>
              <w:t>/cac</w:t>
            </w:r>
            <w:proofErr w:type="gramStart"/>
            <w:r w:rsidRPr="00323022">
              <w:rPr>
                <w:rFonts w:ascii="Courier New" w:hAnsi="Courier New" w:cs="Courier New"/>
                <w:sz w:val="20"/>
              </w:rPr>
              <w:t>:TenderingCriterionResponse</w:t>
            </w:r>
            <w:proofErr w:type="gramEnd"/>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Prrafodelista"/>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/cac</w:t>
            </w:r>
            <w:proofErr w:type="gramStart"/>
            <w:r w:rsidR="008E7FC0">
              <w:rPr>
                <w:rFonts w:ascii="Courier New" w:hAnsi="Courier New" w:cs="Courier New"/>
                <w:sz w:val="20"/>
              </w:rPr>
              <w:t>:TenderingCriterion</w:t>
            </w:r>
            <w:proofErr w:type="gramEnd"/>
            <w:r w:rsidR="008E7FC0">
              <w:rPr>
                <w:rFonts w:ascii="Courier New" w:hAnsi="Courier New" w:cs="Courier New"/>
                <w:sz w:val="20"/>
              </w:rPr>
              <w:t xml:space="preserve">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Descripcin"/>
      </w:pPr>
      <w:bookmarkStart w:id="283" w:name="_Toc513107625"/>
      <w:r>
        <w:t xml:space="preserve">Table </w:t>
      </w:r>
      <w:r w:rsidR="00DE59C8">
        <w:fldChar w:fldCharType="begin"/>
      </w:r>
      <w:r w:rsidR="00DE59C8">
        <w:instrText xml:space="preserve"> SEQ Table \* ARABIC </w:instrText>
      </w:r>
      <w:r w:rsidR="00DE59C8">
        <w:fldChar w:fldCharType="separate"/>
      </w:r>
      <w:r w:rsidR="00811AAF">
        <w:rPr>
          <w:noProof/>
        </w:rPr>
        <w:t>76</w:t>
      </w:r>
      <w:r w:rsidR="00DE59C8">
        <w:fldChar w:fldCharType="end"/>
      </w:r>
      <w:r>
        <w:t>: BR-</w:t>
      </w:r>
      <w:r w:rsidR="00461F8F">
        <w:t>LEAD</w:t>
      </w:r>
      <w:r>
        <w:t>-10</w:t>
      </w:r>
      <w:bookmarkEnd w:id="283"/>
    </w:p>
    <w:p w14:paraId="5AD9CFB4" w14:textId="7883C9E6" w:rsidR="00461F8F" w:rsidRDefault="00461F8F" w:rsidP="00461F8F">
      <w:pPr>
        <w:pStyle w:val="Ttulo3"/>
      </w:pPr>
      <w:bookmarkStart w:id="284" w:name="_BR-LEAD-10-S10"/>
      <w:bookmarkStart w:id="285" w:name="_Toc513107736"/>
      <w:bookmarkEnd w:id="284"/>
      <w:r w:rsidRPr="00084F0A">
        <w:t>BR-</w:t>
      </w:r>
      <w:r>
        <w:t>LEAD</w:t>
      </w:r>
      <w:r w:rsidRPr="00084F0A">
        <w:t>-10</w:t>
      </w:r>
      <w:r>
        <w:t>-S10</w:t>
      </w:r>
      <w:bookmarkEnd w:id="285"/>
    </w:p>
    <w:tbl>
      <w:tblPr>
        <w:tblStyle w:val="Tablaconcuadrcula"/>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Prrafodelista"/>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Prrafodelista"/>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Prrafodelista"/>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Prrafodelista"/>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Prrafodelista"/>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Prrafodelista"/>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F25491" w:rsidP="00A77D22">
            <w:pPr>
              <w:spacing w:before="60" w:after="60"/>
              <w:jc w:val="left"/>
              <w:rPr>
                <w:rFonts w:ascii="Courier New" w:hAnsi="Courier New" w:cs="Courier New"/>
                <w:sz w:val="20"/>
              </w:rPr>
            </w:pPr>
            <w:hyperlink r:id="rId60"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Prrafodelista"/>
              <w:keepNext/>
              <w:numPr>
                <w:ilvl w:val="0"/>
                <w:numId w:val="10"/>
              </w:numPr>
              <w:ind w:left="318"/>
              <w:jc w:val="left"/>
              <w:rPr>
                <w:sz w:val="20"/>
              </w:rPr>
            </w:pPr>
            <w:r>
              <w:rPr>
                <w:sz w:val="20"/>
              </w:rPr>
              <w:t>Severity: WARNING</w:t>
            </w:r>
          </w:p>
          <w:p w14:paraId="2EE84C9B" w14:textId="19C8A27F" w:rsidR="00A77D22" w:rsidRPr="005279A5" w:rsidRDefault="00A77D22" w:rsidP="00F25491">
            <w:pPr>
              <w:pStyle w:val="Prrafodelista"/>
              <w:keepNext/>
              <w:numPr>
                <w:ilvl w:val="0"/>
                <w:numId w:val="10"/>
              </w:numPr>
              <w:ind w:left="318"/>
              <w:jc w:val="left"/>
              <w:rPr>
                <w:sz w:val="20"/>
              </w:rPr>
              <w:pPrChange w:id="286" w:author="Héctor Rico" w:date="2021-02-22T10:06:00Z">
                <w:pPr>
                  <w:pStyle w:val="Prrafodelista"/>
                  <w:keepNext/>
                  <w:numPr>
                    <w:numId w:val="10"/>
                  </w:numPr>
                  <w:jc w:val="left"/>
                </w:pPr>
              </w:pPrChange>
            </w:pPr>
            <w:r>
              <w:rPr>
                <w:sz w:val="20"/>
              </w:rPr>
              <w:t>If</w:t>
            </w:r>
            <w:r w:rsidRPr="00397A30">
              <w:rPr>
                <w:rFonts w:ascii="Courier New" w:hAnsi="Courier New" w:cs="Courier New"/>
                <w:sz w:val="20"/>
              </w:rPr>
              <w:t xml:space="preserve"> /</w:t>
            </w:r>
            <w:r w:rsidRPr="00DA6232">
              <w:rPr>
                <w:rFonts w:ascii="Courier New" w:hAnsi="Courier New" w:cs="Courier New"/>
                <w:sz w:val="20"/>
              </w:rPr>
              <w:t>cbc</w:t>
            </w:r>
            <w:proofErr w:type="gramStart"/>
            <w:r w:rsidRPr="00DA6232">
              <w:rPr>
                <w:rFonts w:ascii="Courier New" w:hAnsi="Courier New" w:cs="Courier New"/>
                <w:sz w:val="20"/>
              </w:rPr>
              <w:t>:EconomicOperatorGroupName</w:t>
            </w:r>
            <w:proofErr w:type="gramEnd"/>
            <w:r w:rsidRPr="00DA6232">
              <w:rPr>
                <w:sz w:val="20"/>
              </w:rPr>
              <w:t xml:space="preserve"> is </w:t>
            </w:r>
            <w:r>
              <w:rPr>
                <w:sz w:val="20"/>
              </w:rPr>
              <w:t xml:space="preserve">not implemented, a warning is thrown to inform that the ESPDResponse is going to be used as </w:t>
            </w:r>
            <w:del w:id="287" w:author="Héctor Rico" w:date="2021-02-22T10:06:00Z">
              <w:r w:rsidDel="00F25491">
                <w:rPr>
                  <w:sz w:val="20"/>
                </w:rPr>
                <w:delText xml:space="preserve">Sole </w:delText>
              </w:r>
              <w:r w:rsidR="00F25491" w:rsidDel="00F25491">
                <w:rPr>
                  <w:sz w:val="20"/>
                </w:rPr>
                <w:delText>tenderer</w:delText>
              </w:r>
            </w:del>
            <w:ins w:id="288" w:author="Héctor Rico" w:date="2021-02-22T10:06:00Z">
              <w:r w:rsidR="00F25491">
                <w:rPr>
                  <w:sz w:val="20"/>
                </w:rPr>
                <w:t>sole tenderer</w:t>
              </w:r>
            </w:ins>
            <w:r w:rsidR="00F25491">
              <w:rPr>
                <w:sz w:val="20"/>
              </w:rPr>
              <w:t xml:space="preserve"> and not </w:t>
            </w:r>
            <w:del w:id="289" w:author="Héctor Rico" w:date="2021-02-22T10:06:00Z">
              <w:r w:rsidR="00F25491" w:rsidDel="00F25491">
                <w:rPr>
                  <w:sz w:val="20"/>
                </w:rPr>
                <w:delText>group leader</w:delText>
              </w:r>
            </w:del>
            <w:ins w:id="290" w:author="Héctor Rico" w:date="2021-02-22T10:06:00Z">
              <w:r w:rsidR="00F25491">
                <w:rPr>
                  <w:sz w:val="20"/>
                </w:rPr>
                <w:t>group leader</w:t>
              </w:r>
            </w:ins>
            <w:r>
              <w:rPr>
                <w:sz w:val="20"/>
              </w:rPr>
              <w:t>.</w:t>
            </w:r>
          </w:p>
        </w:tc>
      </w:tr>
    </w:tbl>
    <w:p w14:paraId="5760F91C" w14:textId="123C1292" w:rsidR="00461F8F" w:rsidRDefault="00461F8F" w:rsidP="00DB1C0B">
      <w:pPr>
        <w:pStyle w:val="Descripcin"/>
      </w:pPr>
      <w:bookmarkStart w:id="291" w:name="_Toc513107626"/>
      <w:r>
        <w:lastRenderedPageBreak/>
        <w:t xml:space="preserve">Table </w:t>
      </w:r>
      <w:r w:rsidR="00DE59C8">
        <w:fldChar w:fldCharType="begin"/>
      </w:r>
      <w:r w:rsidR="00DE59C8">
        <w:instrText xml:space="preserve"> SEQ Table \* ARABIC </w:instrText>
      </w:r>
      <w:r w:rsidR="00DE59C8">
        <w:fldChar w:fldCharType="separate"/>
      </w:r>
      <w:r w:rsidR="00811AAF">
        <w:rPr>
          <w:noProof/>
        </w:rPr>
        <w:t>77</w:t>
      </w:r>
      <w:r w:rsidR="00DE59C8">
        <w:fldChar w:fldCharType="end"/>
      </w:r>
      <w:r>
        <w:t>: BR-LEAD-10-S10</w:t>
      </w:r>
      <w:bookmarkEnd w:id="291"/>
    </w:p>
    <w:p w14:paraId="015C5C40" w14:textId="25D87EDD" w:rsidR="00BB6C41" w:rsidRDefault="00BB6C41" w:rsidP="00BB6C41">
      <w:pPr>
        <w:pStyle w:val="Ttulo3"/>
      </w:pPr>
      <w:bookmarkStart w:id="292" w:name="_BR-LEAD-10-S20"/>
      <w:bookmarkStart w:id="293" w:name="_Toc513107737"/>
      <w:bookmarkEnd w:id="292"/>
      <w:r w:rsidRPr="00084F0A">
        <w:t>BR-</w:t>
      </w:r>
      <w:r>
        <w:t>LEAD</w:t>
      </w:r>
      <w:r w:rsidRPr="00084F0A">
        <w:t>-10</w:t>
      </w:r>
      <w:r>
        <w:t>-S20</w:t>
      </w:r>
      <w:bookmarkEnd w:id="293"/>
    </w:p>
    <w:tbl>
      <w:tblPr>
        <w:tblStyle w:val="Tablaconcuadrcula"/>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Prrafodelista"/>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Prrafodelista"/>
              <w:numPr>
                <w:ilvl w:val="0"/>
                <w:numId w:val="10"/>
              </w:numPr>
              <w:spacing w:before="60" w:after="60"/>
              <w:rPr>
                <w:sz w:val="20"/>
              </w:rPr>
            </w:pPr>
            <w:r w:rsidRPr="00744200">
              <w:rPr>
                <w:sz w:val="20"/>
              </w:rPr>
              <w:t>RS-80-R40-S20</w:t>
            </w:r>
          </w:p>
          <w:p w14:paraId="08DA59E4" w14:textId="77777777" w:rsidR="00475C08" w:rsidRDefault="00475C08" w:rsidP="00744200">
            <w:pPr>
              <w:pStyle w:val="Prrafodelista"/>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Prrafodelista"/>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Prrafodelista"/>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F25491" w:rsidP="00A77D22">
            <w:pPr>
              <w:spacing w:before="60" w:after="60"/>
              <w:jc w:val="left"/>
              <w:rPr>
                <w:rFonts w:ascii="Courier New" w:hAnsi="Courier New" w:cs="Courier New"/>
                <w:sz w:val="20"/>
              </w:rPr>
            </w:pPr>
            <w:hyperlink r:id="rId61"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Prrafodelista"/>
              <w:keepNext/>
              <w:numPr>
                <w:ilvl w:val="0"/>
                <w:numId w:val="10"/>
              </w:numPr>
              <w:ind w:left="317"/>
              <w:jc w:val="left"/>
              <w:rPr>
                <w:sz w:val="20"/>
              </w:rPr>
            </w:pPr>
            <w:r>
              <w:rPr>
                <w:sz w:val="20"/>
              </w:rPr>
              <w:t>Severity: ERROR</w:t>
            </w:r>
          </w:p>
          <w:p w14:paraId="0206F814" w14:textId="484CF023" w:rsidR="00A77D22" w:rsidRPr="0077134E" w:rsidRDefault="00A77D22" w:rsidP="000E6787">
            <w:pPr>
              <w:pStyle w:val="Prrafodelista"/>
              <w:keepNext/>
              <w:numPr>
                <w:ilvl w:val="0"/>
                <w:numId w:val="10"/>
              </w:numPr>
              <w:ind w:left="317"/>
              <w:jc w:val="left"/>
              <w:rPr>
                <w:sz w:val="20"/>
              </w:rPr>
              <w:pPrChange w:id="294" w:author="Héctor Rico" w:date="2021-02-22T10:17:00Z">
                <w:pPr>
                  <w:pStyle w:val="Prrafodelista"/>
                  <w:keepNext/>
                  <w:numPr>
                    <w:numId w:val="10"/>
                  </w:numPr>
                  <w:ind w:left="317"/>
                  <w:jc w:val="left"/>
                </w:pPr>
              </w:pPrChange>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del w:id="295" w:author="Héctor Rico" w:date="2021-02-22T10:17:00Z">
              <w:r w:rsidRPr="0077134E" w:rsidDel="000E6787">
                <w:rPr>
                  <w:i/>
                  <w:sz w:val="20"/>
                </w:rPr>
                <w:delText>CRITERION.OTHER.EO_DATA.RELIES_ON_OTHER_CAPACITIES</w:delText>
              </w:r>
            </w:del>
            <w:ins w:id="296" w:author="Héctor Rico" w:date="2021-02-22T10:17:00Z">
              <w:r w:rsidR="000E6787">
                <w:rPr>
                  <w:i/>
                  <w:sz w:val="20"/>
                </w:rPr>
                <w:t>relied</w:t>
              </w:r>
            </w:ins>
          </w:p>
        </w:tc>
      </w:tr>
    </w:tbl>
    <w:p w14:paraId="0841538E" w14:textId="08C01018" w:rsidR="00BB6C41" w:rsidRDefault="00BB6C41" w:rsidP="00DB1C0B">
      <w:pPr>
        <w:pStyle w:val="Descripcin"/>
      </w:pPr>
      <w:bookmarkStart w:id="297" w:name="_Toc513107627"/>
      <w:r>
        <w:t xml:space="preserve">Table </w:t>
      </w:r>
      <w:r w:rsidR="00DE59C8">
        <w:fldChar w:fldCharType="begin"/>
      </w:r>
      <w:r w:rsidR="00DE59C8">
        <w:instrText xml:space="preserve"> SEQ Table \* ARABIC </w:instrText>
      </w:r>
      <w:r w:rsidR="00DE59C8">
        <w:fldChar w:fldCharType="separate"/>
      </w:r>
      <w:r w:rsidR="00811AAF">
        <w:rPr>
          <w:noProof/>
        </w:rPr>
        <w:t>78</w:t>
      </w:r>
      <w:r w:rsidR="00DE59C8">
        <w:fldChar w:fldCharType="end"/>
      </w:r>
      <w:r>
        <w:t>: BR-LEAD-10-S20</w:t>
      </w:r>
      <w:bookmarkEnd w:id="297"/>
    </w:p>
    <w:p w14:paraId="0E688E43" w14:textId="5F246AAF" w:rsidR="00FC7717" w:rsidRDefault="00FC7717" w:rsidP="00FC7717">
      <w:pPr>
        <w:pStyle w:val="Ttulo3"/>
      </w:pPr>
      <w:bookmarkStart w:id="298" w:name="_BR-LEAD-10-S30"/>
      <w:bookmarkStart w:id="299" w:name="_Toc513107738"/>
      <w:bookmarkEnd w:id="298"/>
      <w:r w:rsidRPr="00084F0A">
        <w:t>BR-</w:t>
      </w:r>
      <w:r>
        <w:t>LEAD</w:t>
      </w:r>
      <w:r w:rsidRPr="00084F0A">
        <w:t>-10</w:t>
      </w:r>
      <w:r>
        <w:t>-S30</w:t>
      </w:r>
      <w:bookmarkEnd w:id="299"/>
    </w:p>
    <w:tbl>
      <w:tblPr>
        <w:tblStyle w:val="Tablaconcuadrcula"/>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Prrafodelista"/>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Prrafodelista"/>
              <w:numPr>
                <w:ilvl w:val="0"/>
                <w:numId w:val="10"/>
              </w:numPr>
              <w:spacing w:before="60" w:after="60"/>
              <w:rPr>
                <w:sz w:val="20"/>
              </w:rPr>
            </w:pPr>
            <w:r w:rsidRPr="00F91AB4">
              <w:rPr>
                <w:sz w:val="20"/>
              </w:rPr>
              <w:t>RS-80-R40-S30</w:t>
            </w:r>
          </w:p>
          <w:p w14:paraId="637EAC4C" w14:textId="77777777" w:rsidR="00475C08" w:rsidRDefault="00475C08" w:rsidP="00F91AB4">
            <w:pPr>
              <w:pStyle w:val="Prrafodelista"/>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Prrafodelista"/>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Prrafodelista"/>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F25491" w:rsidP="000D4C4A">
            <w:pPr>
              <w:spacing w:before="60" w:after="60"/>
              <w:jc w:val="left"/>
              <w:rPr>
                <w:rFonts w:ascii="Courier New" w:hAnsi="Courier New" w:cs="Courier New"/>
                <w:sz w:val="20"/>
              </w:rPr>
            </w:pPr>
            <w:hyperlink r:id="rId62" w:anchor="BIS41-ESPDV2.0-tbr092-008" w:history="1">
              <w:r w:rsidR="000D4C4A" w:rsidRPr="00A77D22">
                <w:rPr>
                  <w:rStyle w:val="nf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Prrafodelista"/>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0D2B6D0" w:rsidR="00BE4560" w:rsidRPr="00BE4560" w:rsidRDefault="00FC7717" w:rsidP="000E6787">
            <w:pPr>
              <w:pStyle w:val="Prrafodelista"/>
              <w:keepNext/>
              <w:numPr>
                <w:ilvl w:val="0"/>
                <w:numId w:val="10"/>
              </w:numPr>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ins w:id="300" w:author="Héctor Rico" w:date="2021-02-22T10:19:00Z">
              <w:r w:rsidR="000E6787" w:rsidRPr="000E6787">
                <w:rPr>
                  <w:i/>
                  <w:sz w:val="20"/>
                </w:rPr>
                <w:t>subco-ent</w:t>
              </w:r>
            </w:ins>
            <w:del w:id="301" w:author="Héctor Rico" w:date="2021-02-22T10:19:00Z">
              <w:r w:rsidR="00646CBF" w:rsidRPr="00646CBF" w:rsidDel="000E6787">
                <w:rPr>
                  <w:i/>
                  <w:sz w:val="20"/>
                </w:rPr>
                <w:delText>CRITERION.OTHER.EO_DATA.SUBCONTRACTS_WITH_THIRD_PARTIES</w:delText>
              </w:r>
            </w:del>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Prrafodelista"/>
              <w:keepNext/>
              <w:numPr>
                <w:ilvl w:val="0"/>
                <w:numId w:val="10"/>
              </w:numPr>
              <w:ind w:left="317"/>
              <w:jc w:val="left"/>
              <w:rPr>
                <w:sz w:val="20"/>
              </w:rPr>
            </w:pPr>
            <w:r>
              <w:rPr>
                <w:sz w:val="20"/>
              </w:rPr>
              <w:lastRenderedPageBreak/>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Descripcin"/>
      </w:pPr>
      <w:bookmarkStart w:id="302" w:name="_Toc513107628"/>
      <w:r>
        <w:lastRenderedPageBreak/>
        <w:t xml:space="preserve">Table </w:t>
      </w:r>
      <w:r w:rsidR="00DE59C8">
        <w:fldChar w:fldCharType="begin"/>
      </w:r>
      <w:r w:rsidR="00DE59C8">
        <w:instrText xml:space="preserve"> SEQ Table \* ARABIC </w:instrText>
      </w:r>
      <w:r w:rsidR="00DE59C8">
        <w:fldChar w:fldCharType="separate"/>
      </w:r>
      <w:r w:rsidR="00811AAF">
        <w:rPr>
          <w:noProof/>
        </w:rPr>
        <w:t>79</w:t>
      </w:r>
      <w:r w:rsidR="00DE59C8">
        <w:fldChar w:fldCharType="end"/>
      </w:r>
      <w:r>
        <w:t>: BR-LEAD-10-S30</w:t>
      </w:r>
      <w:bookmarkEnd w:id="302"/>
    </w:p>
    <w:p w14:paraId="7A6D9C8D" w14:textId="5081F0DE" w:rsidR="00440198" w:rsidRDefault="00440198">
      <w:r>
        <w:br w:type="page"/>
      </w:r>
    </w:p>
    <w:p w14:paraId="7AF0A497" w14:textId="69963BC5" w:rsidR="00F86D15" w:rsidRDefault="00F86D15" w:rsidP="00F86D15">
      <w:pPr>
        <w:pStyle w:val="Ttulo1"/>
      </w:pPr>
      <w:bookmarkStart w:id="303" w:name="_Ref503453786"/>
      <w:bookmarkStart w:id="304" w:name="_Toc513107739"/>
      <w:r>
        <w:lastRenderedPageBreak/>
        <w:t>Tendering Criterion General Rules</w:t>
      </w:r>
      <w:bookmarkEnd w:id="303"/>
      <w:bookmarkEnd w:id="304"/>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AAF">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eastAsia="en-GB"/>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B799090" w:rsidR="007742B9" w:rsidRDefault="005343D5" w:rsidP="005343D5">
      <w:pPr>
        <w:pStyle w:val="Descripcin"/>
      </w:pPr>
      <w:bookmarkStart w:id="305" w:name="_Toc513107629"/>
      <w:r>
        <w:t xml:space="preserve">Table </w:t>
      </w:r>
      <w:r>
        <w:fldChar w:fldCharType="begin"/>
      </w:r>
      <w:r>
        <w:instrText xml:space="preserve"> SEQ Table \* ARABIC </w:instrText>
      </w:r>
      <w:r>
        <w:fldChar w:fldCharType="separate"/>
      </w:r>
      <w:r w:rsidR="00811AAF">
        <w:rPr>
          <w:noProof/>
        </w:rPr>
        <w:t>80</w:t>
      </w:r>
      <w:r>
        <w:fldChar w:fldCharType="end"/>
      </w:r>
      <w:r>
        <w:t xml:space="preserve">: Tendering Criterion - </w:t>
      </w:r>
      <w:r w:rsidR="00A57888">
        <w:t>Basic</w:t>
      </w:r>
      <w:r>
        <w:t xml:space="preserve"> structure</w:t>
      </w:r>
      <w:bookmarkEnd w:id="305"/>
    </w:p>
    <w:p w14:paraId="700B30B4" w14:textId="77777777" w:rsidR="007742B9" w:rsidRPr="00CB759F" w:rsidRDefault="007742B9" w:rsidP="007742B9">
      <w:r w:rsidRPr="00CB759F">
        <w:t>There are four type of rows:</w:t>
      </w:r>
    </w:p>
    <w:tbl>
      <w:tblPr>
        <w:tblStyle w:val="Tablaconcuadrcula"/>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Prrafodelista"/>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Prrafodelista"/>
              <w:numPr>
                <w:ilvl w:val="0"/>
                <w:numId w:val="30"/>
              </w:numPr>
              <w:rPr>
                <w:sz w:val="20"/>
              </w:rPr>
            </w:pPr>
            <w:r w:rsidRPr="00607702">
              <w:rPr>
                <w:sz w:val="20"/>
                <w:u w:val="single"/>
              </w:rPr>
              <w:t>Name</w:t>
            </w:r>
            <w:proofErr w:type="gramStart"/>
            <w:r w:rsidRPr="00607702">
              <w:rPr>
                <w:sz w:val="20"/>
              </w:rPr>
              <w:t>: ..</w:t>
            </w:r>
            <w:proofErr w:type="gramEnd"/>
            <w:r w:rsidRPr="00607702">
              <w:rPr>
                <w:sz w:val="20"/>
              </w:rPr>
              <w:t>/cbc:Name</w:t>
            </w:r>
          </w:p>
          <w:p w14:paraId="42693389" w14:textId="77777777" w:rsidR="007742B9" w:rsidRPr="00607702" w:rsidRDefault="007742B9" w:rsidP="009E347D">
            <w:pPr>
              <w:pStyle w:val="Prrafodelista"/>
              <w:numPr>
                <w:ilvl w:val="0"/>
                <w:numId w:val="30"/>
              </w:numPr>
              <w:rPr>
                <w:sz w:val="20"/>
              </w:rPr>
            </w:pPr>
            <w:r w:rsidRPr="00607702">
              <w:rPr>
                <w:sz w:val="20"/>
                <w:u w:val="single"/>
              </w:rPr>
              <w:t>Description</w:t>
            </w:r>
            <w:proofErr w:type="gramStart"/>
            <w:r w:rsidRPr="00607702">
              <w:rPr>
                <w:sz w:val="20"/>
              </w:rPr>
              <w:t>: ..</w:t>
            </w:r>
            <w:proofErr w:type="gramEnd"/>
            <w:r w:rsidRPr="00607702">
              <w:rPr>
                <w:sz w:val="20"/>
              </w:rPr>
              <w:t>/cbc:Description</w:t>
            </w:r>
          </w:p>
          <w:p w14:paraId="58EAE696"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Prrafodelista"/>
              <w:numPr>
                <w:ilvl w:val="0"/>
                <w:numId w:val="30"/>
              </w:numPr>
              <w:rPr>
                <w:sz w:val="20"/>
              </w:rPr>
            </w:pPr>
            <w:r w:rsidRPr="00607702">
              <w:rPr>
                <w:sz w:val="20"/>
                <w:u w:val="single"/>
              </w:rPr>
              <w:t>ElementUUID</w:t>
            </w:r>
            <w:proofErr w:type="gramStart"/>
            <w:r w:rsidRPr="00607702">
              <w:rPr>
                <w:sz w:val="20"/>
              </w:rPr>
              <w:t>: ..</w:t>
            </w:r>
            <w:proofErr w:type="gramEnd"/>
            <w:r w:rsidRPr="00607702">
              <w:rPr>
                <w:sz w:val="20"/>
              </w:rPr>
              <w:t>/cbc:ID</w:t>
            </w:r>
          </w:p>
          <w:p w14:paraId="0AF73050" w14:textId="77777777" w:rsidR="007742B9" w:rsidRPr="009F1D37" w:rsidRDefault="007742B9" w:rsidP="009E347D">
            <w:pPr>
              <w:pStyle w:val="Prrafodelista"/>
              <w:numPr>
                <w:ilvl w:val="0"/>
                <w:numId w:val="30"/>
              </w:numPr>
              <w:rPr>
                <w:sz w:val="20"/>
              </w:rPr>
            </w:pPr>
            <w:r w:rsidRPr="00607702">
              <w:rPr>
                <w:sz w:val="20"/>
                <w:u w:val="single"/>
              </w:rPr>
              <w:t>ElementCode</w:t>
            </w:r>
            <w:proofErr w:type="gramStart"/>
            <w:r w:rsidRPr="00607702">
              <w:rPr>
                <w:sz w:val="20"/>
              </w:rPr>
              <w:t>: ..</w:t>
            </w:r>
            <w:proofErr w:type="gramEnd"/>
            <w:r w:rsidRPr="00607702">
              <w:rPr>
                <w:sz w:val="20"/>
              </w:rPr>
              <w:t>/cbc:CriterionTypeCode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Prrafodelista"/>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Prrafodelista"/>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Prrafodelista"/>
              <w:numPr>
                <w:ilvl w:val="0"/>
                <w:numId w:val="30"/>
              </w:numPr>
              <w:rPr>
                <w:sz w:val="20"/>
              </w:rPr>
            </w:pPr>
            <w:r w:rsidRPr="00607702">
              <w:rPr>
                <w:sz w:val="20"/>
                <w:u w:val="single"/>
              </w:rPr>
              <w:t>ElementUUID</w:t>
            </w:r>
            <w:proofErr w:type="gramStart"/>
            <w:r w:rsidRPr="00607702">
              <w:rPr>
                <w:sz w:val="20"/>
              </w:rPr>
              <w:t>: ..</w:t>
            </w:r>
            <w:proofErr w:type="gramEnd"/>
            <w:r w:rsidRPr="00607702">
              <w:rPr>
                <w:sz w:val="20"/>
              </w:rPr>
              <w:t>/cbc:ID</w:t>
            </w:r>
          </w:p>
          <w:p w14:paraId="36B46AB4" w14:textId="77777777" w:rsidR="007742B9" w:rsidRPr="009F1D37" w:rsidRDefault="007742B9" w:rsidP="009E347D">
            <w:pPr>
              <w:pStyle w:val="Prrafodelista"/>
              <w:numPr>
                <w:ilvl w:val="0"/>
                <w:numId w:val="30"/>
              </w:numPr>
              <w:rPr>
                <w:sz w:val="20"/>
              </w:rPr>
            </w:pPr>
            <w:r w:rsidRPr="00607702">
              <w:rPr>
                <w:sz w:val="20"/>
                <w:u w:val="single"/>
              </w:rPr>
              <w:t>ElementCode</w:t>
            </w:r>
            <w:proofErr w:type="gramStart"/>
            <w:r w:rsidRPr="00607702">
              <w:rPr>
                <w:sz w:val="20"/>
              </w:rPr>
              <w:t>: ..</w:t>
            </w:r>
            <w:proofErr w:type="gramEnd"/>
            <w:r w:rsidRPr="00607702">
              <w:rPr>
                <w:sz w:val="20"/>
              </w:rPr>
              <w:t>/cbc:PropertygroupTypeCode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Prrafodelista"/>
              <w:numPr>
                <w:ilvl w:val="0"/>
                <w:numId w:val="30"/>
              </w:numPr>
              <w:rPr>
                <w:sz w:val="20"/>
                <w:u w:val="single"/>
              </w:rPr>
            </w:pPr>
            <w:r>
              <w:rPr>
                <w:sz w:val="20"/>
                <w:lang w:val="fr-FR"/>
              </w:rPr>
              <w:t>../cbc:TypeCode = QUESTION</w:t>
            </w:r>
          </w:p>
          <w:p w14:paraId="763ACF93"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Prrafodelista"/>
              <w:numPr>
                <w:ilvl w:val="0"/>
                <w:numId w:val="30"/>
              </w:numPr>
              <w:rPr>
                <w:sz w:val="20"/>
              </w:rPr>
            </w:pPr>
            <w:r w:rsidRPr="00607702">
              <w:rPr>
                <w:sz w:val="20"/>
                <w:u w:val="single"/>
              </w:rPr>
              <w:t>Description</w:t>
            </w:r>
            <w:proofErr w:type="gramStart"/>
            <w:r w:rsidRPr="00607702">
              <w:rPr>
                <w:sz w:val="20"/>
              </w:rPr>
              <w:t xml:space="preserve">: </w:t>
            </w:r>
            <w:r>
              <w:rPr>
                <w:sz w:val="20"/>
              </w:rPr>
              <w:t>..</w:t>
            </w:r>
            <w:proofErr w:type="gramEnd"/>
            <w:r>
              <w:rPr>
                <w:sz w:val="20"/>
              </w:rPr>
              <w:t>/cbc:Description</w:t>
            </w:r>
          </w:p>
          <w:p w14:paraId="6D3B0C65" w14:textId="77777777" w:rsidR="007742B9" w:rsidRPr="00607702" w:rsidRDefault="007742B9" w:rsidP="009E347D">
            <w:pPr>
              <w:pStyle w:val="Prrafodelista"/>
              <w:numPr>
                <w:ilvl w:val="0"/>
                <w:numId w:val="30"/>
              </w:numPr>
              <w:rPr>
                <w:sz w:val="20"/>
              </w:rPr>
            </w:pPr>
            <w:r w:rsidRPr="00607702">
              <w:rPr>
                <w:sz w:val="20"/>
                <w:u w:val="single"/>
              </w:rPr>
              <w:t>PropertyDataType</w:t>
            </w:r>
            <w:proofErr w:type="gramStart"/>
            <w:r w:rsidRPr="00607702">
              <w:rPr>
                <w:sz w:val="20"/>
              </w:rPr>
              <w:t xml:space="preserve">: </w:t>
            </w:r>
            <w:r>
              <w:rPr>
                <w:sz w:val="20"/>
              </w:rPr>
              <w:t>..</w:t>
            </w:r>
            <w:proofErr w:type="gramEnd"/>
            <w:r>
              <w:rPr>
                <w:sz w:val="20"/>
              </w:rPr>
              <w:t>/cbc:ValueDataTypeCode</w:t>
            </w:r>
          </w:p>
          <w:p w14:paraId="0D57748F"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Prrafodelista"/>
              <w:numPr>
                <w:ilvl w:val="0"/>
                <w:numId w:val="30"/>
              </w:numPr>
              <w:rPr>
                <w:sz w:val="20"/>
              </w:rPr>
            </w:pPr>
            <w:r w:rsidRPr="00607702">
              <w:rPr>
                <w:sz w:val="20"/>
                <w:u w:val="single"/>
              </w:rPr>
              <w:t>ElementUUID</w:t>
            </w:r>
            <w:proofErr w:type="gramStart"/>
            <w:r w:rsidRPr="00607702">
              <w:rPr>
                <w:sz w:val="20"/>
              </w:rPr>
              <w:t>: ..</w:t>
            </w:r>
            <w:proofErr w:type="gramEnd"/>
            <w:r w:rsidRPr="00607702">
              <w:rPr>
                <w:sz w:val="20"/>
              </w:rPr>
              <w:t>/cbc:ID</w:t>
            </w:r>
          </w:p>
          <w:p w14:paraId="1634EDB4" w14:textId="77777777" w:rsidR="007742B9" w:rsidRPr="009F1D37" w:rsidRDefault="007742B9" w:rsidP="005343D5">
            <w:pPr>
              <w:pStyle w:val="Prrafodelista"/>
              <w:keepNext/>
              <w:numPr>
                <w:ilvl w:val="0"/>
                <w:numId w:val="30"/>
              </w:numPr>
              <w:rPr>
                <w:sz w:val="20"/>
              </w:rPr>
            </w:pPr>
            <w:r w:rsidRPr="00607702">
              <w:rPr>
                <w:sz w:val="20"/>
                <w:u w:val="single"/>
              </w:rPr>
              <w:t>ElementCode</w:t>
            </w:r>
            <w:proofErr w:type="gramStart"/>
            <w:r w:rsidRPr="00607702">
              <w:rPr>
                <w:sz w:val="20"/>
              </w:rPr>
              <w:t>: ..</w:t>
            </w:r>
            <w:proofErr w:type="gramEnd"/>
            <w:r w:rsidRPr="00607702">
              <w:rPr>
                <w:sz w:val="20"/>
              </w:rPr>
              <w:t>/cbc:PropertygroupTypeCode</w:t>
            </w:r>
          </w:p>
        </w:tc>
      </w:tr>
    </w:tbl>
    <w:p w14:paraId="7ECB5310" w14:textId="5618805C" w:rsidR="007742B9" w:rsidRDefault="005343D5" w:rsidP="005343D5">
      <w:pPr>
        <w:pStyle w:val="Descripcin"/>
      </w:pPr>
      <w:bookmarkStart w:id="306" w:name="_Toc513107630"/>
      <w:r>
        <w:t xml:space="preserve">Table </w:t>
      </w:r>
      <w:r>
        <w:fldChar w:fldCharType="begin"/>
      </w:r>
      <w:r>
        <w:instrText xml:space="preserve"> SEQ Table \* ARABIC </w:instrText>
      </w:r>
      <w:r>
        <w:fldChar w:fldCharType="separate"/>
      </w:r>
      <w:r w:rsidR="00811AAF">
        <w:rPr>
          <w:noProof/>
        </w:rPr>
        <w:t>81</w:t>
      </w:r>
      <w:r>
        <w:fldChar w:fldCharType="end"/>
      </w:r>
      <w:r>
        <w:t>: Tendering Criterion structure and XSD</w:t>
      </w:r>
      <w:bookmarkEnd w:id="306"/>
    </w:p>
    <w:p w14:paraId="5F28FB42" w14:textId="1C6C736F" w:rsidR="00440581" w:rsidRDefault="00440581" w:rsidP="00440581">
      <w:pPr>
        <w:pStyle w:val="Ttulo2"/>
      </w:pPr>
      <w:bookmarkStart w:id="307" w:name="_Toc513107740"/>
      <w:r>
        <w:t>Level 1: Tendering Criterion</w:t>
      </w:r>
      <w:bookmarkEnd w:id="307"/>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eastAsia="en-GB"/>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Descripcin"/>
      </w:pPr>
      <w:r w:rsidRPr="00DB1C0B">
        <w:t xml:space="preserve">Figure </w:t>
      </w:r>
      <w:r w:rsidRPr="00DB1C0B">
        <w:fldChar w:fldCharType="begin"/>
      </w:r>
      <w:r w:rsidRPr="00DB1C0B">
        <w:instrText xml:space="preserve"> SEQ Figure \* ARABIC </w:instrText>
      </w:r>
      <w:r w:rsidRPr="00DB1C0B">
        <w:fldChar w:fldCharType="separate"/>
      </w:r>
      <w:r w:rsidR="00811AAF">
        <w:rPr>
          <w:noProof/>
        </w:rPr>
        <w:t>1</w:t>
      </w:r>
      <w:r w:rsidRPr="00DB1C0B">
        <w:fldChar w:fldCharType="end"/>
      </w:r>
      <w:r w:rsidRPr="00DB1C0B">
        <w:t>: Tendering Criterion elements</w:t>
      </w:r>
    </w:p>
    <w:tbl>
      <w:tblPr>
        <w:tblStyle w:val="Tablaconcuadrcula"/>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5" w:anchor="BIS41-ESPDV2.0-tbr070-009" w:history="1">
              <w:r w:rsidRPr="00DF4DC0">
                <w:rPr>
                  <w:rStyle w:val="nf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Prrafodelista"/>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66" w:anchor="BIS41-ESPDV2.0-tbr070-010" w:history="1">
              <w:r w:rsidRPr="00DF4DC0">
                <w:rPr>
                  <w:rStyle w:val="nfasis"/>
                  <w:color w:val="2156A5"/>
                  <w:spacing w:val="-2"/>
                  <w:sz w:val="20"/>
                  <w:u w:val="single"/>
                </w:rPr>
                <w:t>tbr070-010</w:t>
              </w:r>
            </w:hyperlink>
          </w:p>
          <w:p w14:paraId="5F38E273" w14:textId="75E06BB0" w:rsidR="003E7268" w:rsidRDefault="003E7268" w:rsidP="003E7268">
            <w:pPr>
              <w:spacing w:before="60" w:after="60"/>
              <w:rPr>
                <w:sz w:val="20"/>
              </w:rPr>
            </w:pPr>
            <w:r w:rsidRPr="004C0BBF">
              <w:rPr>
                <w:sz w:val="20"/>
              </w:rPr>
              <w:t>Each Criterion is defined in e-Certis and must us</w:t>
            </w:r>
            <w:r w:rsidR="00ED1F58">
              <w:rPr>
                <w:sz w:val="20"/>
              </w:rPr>
              <w:t xml:space="preserve">e the UUID supplied by e-Certis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0D7FD7F3" w14:textId="5BBAD3D5" w:rsidR="003E7268" w:rsidRPr="00253529" w:rsidRDefault="003E7268" w:rsidP="00253529">
            <w:pPr>
              <w:pStyle w:val="Prrafodelista"/>
              <w:numPr>
                <w:ilvl w:val="0"/>
                <w:numId w:val="10"/>
              </w:numPr>
              <w:spacing w:before="60" w:after="60"/>
              <w:ind w:left="303"/>
              <w:jc w:val="left"/>
              <w:rPr>
                <w:sz w:val="20"/>
              </w:rPr>
            </w:pPr>
            <w:r>
              <w:rPr>
                <w:sz w:val="20"/>
              </w:rPr>
              <w:t>Severity: ERROR</w:t>
            </w:r>
          </w:p>
          <w:p w14:paraId="7C8C500D" w14:textId="77777777" w:rsidR="003E7268" w:rsidRDefault="003E7268" w:rsidP="003E7268">
            <w:pPr>
              <w:pStyle w:val="Prrafodelista"/>
              <w:numPr>
                <w:ilvl w:val="0"/>
                <w:numId w:val="10"/>
              </w:numPr>
              <w:spacing w:before="60" w:after="60"/>
              <w:ind w:left="303"/>
              <w:jc w:val="left"/>
              <w:rPr>
                <w:sz w:val="20"/>
              </w:rPr>
            </w:pPr>
            <w:r w:rsidRPr="0073111B">
              <w:rPr>
                <w:rFonts w:ascii="Courier New" w:hAnsi="Courier New" w:cs="Courier New"/>
                <w:sz w:val="20"/>
              </w:rPr>
              <w:t>/cac</w:t>
            </w:r>
            <w:proofErr w:type="gramStart"/>
            <w:r w:rsidRPr="0073111B">
              <w:rPr>
                <w:rFonts w:ascii="Courier New" w:hAnsi="Courier New" w:cs="Courier New"/>
                <w:sz w:val="20"/>
              </w:rPr>
              <w:t>:</w:t>
            </w:r>
            <w:r>
              <w:rPr>
                <w:rFonts w:ascii="Courier New" w:hAnsi="Courier New" w:cs="Courier New"/>
                <w:sz w:val="20"/>
              </w:rPr>
              <w:t>TenderingCriterion</w:t>
            </w:r>
            <w:proofErr w:type="gramEnd"/>
            <w:r>
              <w:rPr>
                <w:rFonts w:ascii="Courier New" w:hAnsi="Courier New" w:cs="Courier New"/>
                <w:sz w:val="20"/>
              </w:rPr>
              <w:t xml:space="preserve">/cbc:ID </w:t>
            </w:r>
            <w:r>
              <w:rPr>
                <w:sz w:val="20"/>
              </w:rPr>
              <w:t>is mandatory.</w:t>
            </w:r>
          </w:p>
          <w:p w14:paraId="24542CD9" w14:textId="499AA985" w:rsidR="003E7268" w:rsidRPr="004074F9" w:rsidRDefault="003E7268" w:rsidP="004074F9">
            <w:pPr>
              <w:pStyle w:val="Prrafodelista"/>
              <w:numPr>
                <w:ilvl w:val="0"/>
                <w:numId w:val="10"/>
              </w:numPr>
              <w:spacing w:before="60" w:after="60"/>
              <w:ind w:left="303"/>
              <w:jc w:val="left"/>
              <w:rPr>
                <w:sz w:val="20"/>
              </w:rPr>
            </w:pPr>
            <w:r w:rsidRPr="0073111B">
              <w:rPr>
                <w:rFonts w:ascii="Courier New" w:hAnsi="Courier New" w:cs="Courier New"/>
                <w:sz w:val="20"/>
              </w:rPr>
              <w:lastRenderedPageBreak/>
              <w:t>/cac</w:t>
            </w:r>
            <w:proofErr w:type="gramStart"/>
            <w:r w:rsidRPr="0073111B">
              <w:rPr>
                <w:rFonts w:ascii="Courier New" w:hAnsi="Courier New" w:cs="Courier New"/>
                <w:sz w:val="20"/>
              </w:rPr>
              <w:t>:</w:t>
            </w:r>
            <w:r>
              <w:rPr>
                <w:rFonts w:ascii="Courier New" w:hAnsi="Courier New" w:cs="Courier New"/>
                <w:sz w:val="20"/>
              </w:rPr>
              <w:t>TenderingCriterion</w:t>
            </w:r>
            <w:proofErr w:type="gramEnd"/>
            <w:r>
              <w:rPr>
                <w:rFonts w:ascii="Courier New" w:hAnsi="Courier New" w:cs="Courier New"/>
                <w:sz w:val="20"/>
              </w:rPr>
              <w:t xml:space="preserve">/cbc:ID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67" w:anchor="BIS41-ESPDV2.0-tbr070-013" w:history="1">
              <w:r w:rsidRPr="00DF4DC0">
                <w:rPr>
                  <w:rStyle w:val="nf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 xml:space="preserve">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68" w:anchor="BIS41-ESPDV2.0-tbr070-013" w:history="1">
              <w:r w:rsidRPr="00DF4DC0">
                <w:rPr>
                  <w:rStyle w:val="nfasis"/>
                  <w:color w:val="2156A5"/>
                  <w:spacing w:val="-2"/>
                  <w:sz w:val="20"/>
                  <w:u w:val="single"/>
                </w:rPr>
                <w:t>tbr070-013</w:t>
              </w:r>
            </w:hyperlink>
          </w:p>
          <w:p w14:paraId="0965865B" w14:textId="55A3AD2F" w:rsidR="00777AA8" w:rsidRDefault="00777AA8" w:rsidP="00777AA8">
            <w:pPr>
              <w:spacing w:before="60" w:after="60"/>
              <w:rPr>
                <w:sz w:val="20"/>
              </w:rPr>
            </w:pPr>
            <w:r w:rsidRPr="00777AA8">
              <w:rPr>
                <w:sz w:val="20"/>
              </w:rPr>
              <w:t>Compulsory use of codes coming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5F3F9B68" w14:textId="6E93EA50" w:rsidR="00777AA8" w:rsidRPr="00253529" w:rsidRDefault="00777AA8" w:rsidP="00253529">
            <w:pPr>
              <w:pStyle w:val="Prrafodelista"/>
              <w:numPr>
                <w:ilvl w:val="0"/>
                <w:numId w:val="10"/>
              </w:numPr>
              <w:spacing w:before="60" w:after="60"/>
              <w:ind w:left="303"/>
              <w:jc w:val="left"/>
              <w:rPr>
                <w:sz w:val="20"/>
              </w:rPr>
            </w:pPr>
            <w:r>
              <w:rPr>
                <w:sz w:val="20"/>
              </w:rPr>
              <w:t>Severity: ERROR</w:t>
            </w:r>
          </w:p>
          <w:p w14:paraId="16E008CF" w14:textId="4C290B01" w:rsidR="00777AA8" w:rsidRDefault="00777AA8" w:rsidP="00777AA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 xml:space="preserve">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69" w:anchor="BIS41-ESPDV2.0-tbr070-010" w:history="1">
              <w:r w:rsidRPr="00DF4DC0">
                <w:rPr>
                  <w:rStyle w:val="nfasis"/>
                  <w:color w:val="2156A5"/>
                  <w:spacing w:val="-2"/>
                  <w:sz w:val="20"/>
                  <w:u w:val="single"/>
                </w:rPr>
                <w:t>tbr070-010</w:t>
              </w:r>
            </w:hyperlink>
          </w:p>
          <w:p w14:paraId="7C9F686D" w14:textId="0C554D7E" w:rsidR="00F86D15" w:rsidRDefault="00F86D15" w:rsidP="00727618">
            <w:pPr>
              <w:spacing w:before="60" w:after="60"/>
              <w:rPr>
                <w:sz w:val="20"/>
                <w:szCs w:val="20"/>
              </w:rPr>
            </w:pPr>
            <w:r w:rsidRPr="004C0BBF">
              <w:rPr>
                <w:sz w:val="20"/>
              </w:rPr>
              <w:t>The name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246944C6"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758025FC" w14:textId="588B659C"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/cbc:Name</w:t>
            </w:r>
            <w:r w:rsidRPr="006E5D66">
              <w:rPr>
                <w:sz w:val="20"/>
              </w:rPr>
              <w:t xml:space="preserve"> </w:t>
            </w:r>
            <w:r>
              <w:rPr>
                <w:sz w:val="20"/>
              </w:rPr>
              <w:t>is mandatory.</w:t>
            </w:r>
          </w:p>
          <w:p w14:paraId="76C5EDE8" w14:textId="77777777" w:rsidR="003E7268" w:rsidRDefault="003E7268" w:rsidP="003E7268">
            <w:pPr>
              <w:pStyle w:val="Prrafodelista"/>
              <w:numPr>
                <w:ilvl w:val="0"/>
                <w:numId w:val="0"/>
              </w:numPr>
              <w:spacing w:before="60" w:after="60"/>
              <w:ind w:left="303"/>
              <w:jc w:val="left"/>
              <w:rPr>
                <w:sz w:val="20"/>
              </w:rPr>
            </w:pPr>
          </w:p>
          <w:p w14:paraId="6EAD26E0" w14:textId="3197545A" w:rsidR="00F86D15" w:rsidRPr="003E7268" w:rsidRDefault="003E236C" w:rsidP="003E7268">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nfasis"/>
                  <w:color w:val="2156A5"/>
                  <w:spacing w:val="-2"/>
                  <w:sz w:val="20"/>
                  <w:u w:val="single"/>
                </w:rPr>
                <w:t>tbr070-010</w:t>
              </w:r>
            </w:hyperlink>
          </w:p>
          <w:p w14:paraId="7F64094F" w14:textId="44547553" w:rsidR="00F86D15" w:rsidRDefault="00F86D15" w:rsidP="00727618">
            <w:pPr>
              <w:spacing w:before="60" w:after="60"/>
              <w:rPr>
                <w:sz w:val="20"/>
                <w:szCs w:val="20"/>
              </w:rPr>
            </w:pPr>
            <w:r w:rsidRPr="00000A51">
              <w:rPr>
                <w:sz w:val="20"/>
              </w:rPr>
              <w:t>The description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176DAE20"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65BDB64C" w14:textId="170BE495"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w:t>
            </w:r>
            <w:proofErr w:type="gramStart"/>
            <w:r w:rsidRPr="006E5D66">
              <w:rPr>
                <w:rFonts w:ascii="Courier New" w:hAnsi="Courier New" w:cs="Courier New"/>
                <w:sz w:val="20"/>
              </w:rPr>
              <w:t>:TenderingCriterion</w:t>
            </w:r>
            <w:proofErr w:type="gramEnd"/>
            <w:r w:rsidRPr="006E5D66">
              <w:rPr>
                <w:rFonts w:ascii="Courier New" w:hAnsi="Courier New" w:cs="Courier New"/>
                <w:sz w:val="20"/>
              </w:rPr>
              <w:t xml:space="preserve">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1" w:anchor="BIS41-ESPDV2.0-tbr070-013" w:history="1">
              <w:r w:rsidRPr="00DF4DC0">
                <w:rPr>
                  <w:rStyle w:val="nfasis"/>
                  <w:color w:val="2156A5"/>
                  <w:spacing w:val="-2"/>
                  <w:sz w:val="20"/>
                  <w:u w:val="single"/>
                </w:rPr>
                <w:t>tbr070-013</w:t>
              </w:r>
            </w:hyperlink>
          </w:p>
          <w:p w14:paraId="0BD18814" w14:textId="345AB712" w:rsidR="00F7507C" w:rsidRDefault="00ED1F58" w:rsidP="00DF4DC0">
            <w:pPr>
              <w:spacing w:before="60" w:after="60"/>
              <w:rPr>
                <w:sz w:val="20"/>
              </w:rPr>
            </w:pPr>
            <w:r w:rsidRPr="00ED1F58">
              <w:rPr>
                <w:sz w:val="20"/>
              </w:rPr>
              <w:t xml:space="preserve">The first level group of properties and sub-groups of properties in the structure of a criterion must match the number of QUESTION_GROUP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sidRPr="00ED1F58">
              <w:rPr>
                <w:sz w:val="20"/>
              </w:rPr>
              <w:t>.</w:t>
            </w:r>
          </w:p>
        </w:tc>
        <w:tc>
          <w:tcPr>
            <w:tcW w:w="4389" w:type="dxa"/>
            <w:shd w:val="clear" w:color="auto" w:fill="auto"/>
            <w:vAlign w:val="center"/>
          </w:tcPr>
          <w:p w14:paraId="31484181" w14:textId="77777777" w:rsidR="00F7507C" w:rsidRDefault="00F7507C" w:rsidP="00F7507C">
            <w:pPr>
              <w:pStyle w:val="Prrafodelista"/>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Prrafodelista"/>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w:t>
            </w:r>
            <w:proofErr w:type="gramStart"/>
            <w:r w:rsidR="00F7507C" w:rsidRPr="00F7507C">
              <w:rPr>
                <w:rFonts w:ascii="Courier New" w:hAnsi="Courier New" w:cs="Courier New"/>
                <w:sz w:val="20"/>
              </w:rPr>
              <w:t>:TenderingCriterion</w:t>
            </w:r>
            <w:proofErr w:type="gramEnd"/>
            <w:r w:rsidR="00F7507C" w:rsidRPr="00F7507C">
              <w:rPr>
                <w:rFonts w:ascii="Courier New" w:hAnsi="Courier New" w:cs="Courier New"/>
                <w:sz w:val="20"/>
              </w:rPr>
              <w:t>/cac:TenderingCriterionPropertyGroup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AAF">
              <w:rPr>
                <w:sz w:val="20"/>
              </w:rPr>
              <w:t>[RD03]</w:t>
            </w:r>
            <w:r w:rsidR="00F7507C" w:rsidRPr="006E5D66">
              <w:rPr>
                <w:sz w:val="20"/>
              </w:rPr>
              <w:fldChar w:fldCharType="end"/>
            </w:r>
            <w:r w:rsidR="00F7507C">
              <w:rPr>
                <w:sz w:val="20"/>
              </w:rPr>
              <w:t>.</w:t>
            </w:r>
          </w:p>
        </w:tc>
      </w:tr>
    </w:tbl>
    <w:p w14:paraId="37C8F64B" w14:textId="1891FEAA" w:rsidR="005343D5" w:rsidRDefault="005343D5">
      <w:pPr>
        <w:pStyle w:val="Descripcin"/>
      </w:pPr>
      <w:bookmarkStart w:id="308" w:name="_Toc513107631"/>
      <w:r>
        <w:t xml:space="preserve">Table </w:t>
      </w:r>
      <w:r>
        <w:fldChar w:fldCharType="begin"/>
      </w:r>
      <w:r>
        <w:instrText xml:space="preserve"> SEQ Table \* ARABIC </w:instrText>
      </w:r>
      <w:r>
        <w:fldChar w:fldCharType="separate"/>
      </w:r>
      <w:r w:rsidR="00811AAF">
        <w:rPr>
          <w:noProof/>
        </w:rPr>
        <w:t>82</w:t>
      </w:r>
      <w:r>
        <w:fldChar w:fldCharType="end"/>
      </w:r>
      <w:r>
        <w:t>: Tendering Criterion Business Rules</w:t>
      </w:r>
      <w:bookmarkEnd w:id="308"/>
    </w:p>
    <w:p w14:paraId="1592335C" w14:textId="4ECCD92E" w:rsidR="000B2730" w:rsidRDefault="000B2730" w:rsidP="000B2730">
      <w:pPr>
        <w:pStyle w:val="Ttulo2"/>
      </w:pPr>
      <w:bookmarkStart w:id="309" w:name="_Toc513107741"/>
      <w:r>
        <w:t>Level 2: Legislation</w:t>
      </w:r>
      <w:bookmarkEnd w:id="309"/>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eastAsia="en-GB"/>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Descripcin"/>
      </w:pPr>
      <w:r>
        <w:t xml:space="preserve">Figure </w:t>
      </w:r>
      <w:r>
        <w:fldChar w:fldCharType="begin"/>
      </w:r>
      <w:r>
        <w:instrText xml:space="preserve"> SEQ Figure \* ARABIC </w:instrText>
      </w:r>
      <w:r>
        <w:fldChar w:fldCharType="separate"/>
      </w:r>
      <w:r w:rsidR="00811AAF">
        <w:rPr>
          <w:noProof/>
        </w:rPr>
        <w:t>2</w:t>
      </w:r>
      <w:r>
        <w:fldChar w:fldCharType="end"/>
      </w:r>
      <w:r>
        <w:t>: Legislation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3" w:anchor="BIS41-ESPDV2.0-tbr070-013" w:history="1">
              <w:r w:rsidRPr="00DF4DC0">
                <w:rPr>
                  <w:rStyle w:val="nf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Prrafodelista"/>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4EAB3C30" w14:textId="77777777" w:rsidR="00F86D15" w:rsidRDefault="00F86D15" w:rsidP="00727618">
            <w:pPr>
              <w:pStyle w:val="Prrafodelista"/>
              <w:numPr>
                <w:ilvl w:val="0"/>
                <w:numId w:val="0"/>
              </w:numPr>
              <w:spacing w:before="60" w:after="60"/>
              <w:ind w:left="303"/>
              <w:jc w:val="left"/>
              <w:rPr>
                <w:sz w:val="20"/>
              </w:rPr>
            </w:pPr>
          </w:p>
          <w:p w14:paraId="1A30D4CE" w14:textId="66B2B668" w:rsidR="00F86D15" w:rsidRPr="006E5D66" w:rsidRDefault="007A2191" w:rsidP="00727618">
            <w:pPr>
              <w:pStyle w:val="Prrafodelista"/>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w:t>
            </w:r>
            <w:proofErr w:type="gramStart"/>
            <w:r w:rsidR="00F86D15" w:rsidRPr="006E5D66">
              <w:rPr>
                <w:rFonts w:ascii="Courier New" w:hAnsi="Courier New" w:cs="Courier New"/>
                <w:sz w:val="20"/>
              </w:rPr>
              <w:t>:Legislation</w:t>
            </w:r>
            <w:proofErr w:type="gramEnd"/>
            <w:r w:rsidR="00F86D15" w:rsidRPr="006E5D66">
              <w:rPr>
                <w:rFonts w:ascii="Courier New" w:hAnsi="Courier New" w:cs="Courier New"/>
                <w:sz w:val="20"/>
              </w:rPr>
              <w:t xml:space="preserve">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Prrafodelista"/>
              <w:numPr>
                <w:ilvl w:val="0"/>
                <w:numId w:val="0"/>
              </w:numPr>
              <w:spacing w:before="60" w:after="60"/>
              <w:ind w:left="303"/>
              <w:jc w:val="left"/>
              <w:rPr>
                <w:sz w:val="20"/>
              </w:rPr>
            </w:pPr>
          </w:p>
          <w:p w14:paraId="77B7F915" w14:textId="713510AB" w:rsidR="00F86D15" w:rsidRPr="003C6F60" w:rsidRDefault="007A2191" w:rsidP="00707A39">
            <w:pPr>
              <w:pStyle w:val="Prrafodelista"/>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w:t>
            </w:r>
            <w:proofErr w:type="gramStart"/>
            <w:r w:rsidR="00F86D15" w:rsidRPr="003C6F60">
              <w:rPr>
                <w:rFonts w:ascii="Courier New" w:hAnsi="Courier New" w:cs="Courier New"/>
                <w:sz w:val="20"/>
              </w:rPr>
              <w:t>:Legislation</w:t>
            </w:r>
            <w:proofErr w:type="gramEnd"/>
            <w:r w:rsidR="00F86D15" w:rsidRPr="003C6F60">
              <w:rPr>
                <w:rFonts w:ascii="Courier New" w:hAnsi="Courier New" w:cs="Courier New"/>
                <w:sz w:val="20"/>
              </w:rPr>
              <w:t xml:space="preserve">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Prrafodelista"/>
              <w:numPr>
                <w:ilvl w:val="0"/>
                <w:numId w:val="0"/>
              </w:numPr>
              <w:spacing w:before="60" w:after="60"/>
              <w:ind w:left="303"/>
              <w:jc w:val="left"/>
              <w:rPr>
                <w:sz w:val="20"/>
              </w:rPr>
            </w:pPr>
          </w:p>
          <w:p w14:paraId="6E6E1E0E" w14:textId="1CAE33B9" w:rsidR="00F86D15" w:rsidRPr="003C6F60" w:rsidRDefault="007A2191" w:rsidP="005343D5">
            <w:pPr>
              <w:pStyle w:val="Prrafodelista"/>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w:t>
            </w:r>
            <w:proofErr w:type="gramStart"/>
            <w:r w:rsidR="00F86D15" w:rsidRPr="003C6F60">
              <w:rPr>
                <w:rFonts w:ascii="Courier New" w:hAnsi="Courier New" w:cs="Courier New"/>
                <w:sz w:val="20"/>
              </w:rPr>
              <w:t>:Legislation</w:t>
            </w:r>
            <w:proofErr w:type="gramEnd"/>
            <w:r w:rsidR="00F86D15" w:rsidRPr="003C6F60">
              <w:rPr>
                <w:rFonts w:ascii="Courier New" w:hAnsi="Courier New" w:cs="Courier New"/>
                <w:sz w:val="20"/>
              </w:rPr>
              <w:t>/cbc:Article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Descripcin"/>
      </w:pPr>
      <w:bookmarkStart w:id="310" w:name="_Toc513107632"/>
      <w:r>
        <w:t xml:space="preserve">Table </w:t>
      </w:r>
      <w:r>
        <w:fldChar w:fldCharType="begin"/>
      </w:r>
      <w:r>
        <w:instrText xml:space="preserve"> SEQ Table \* ARABIC </w:instrText>
      </w:r>
      <w:r>
        <w:fldChar w:fldCharType="separate"/>
      </w:r>
      <w:r w:rsidR="00811AAF">
        <w:rPr>
          <w:noProof/>
        </w:rPr>
        <w:t>83</w:t>
      </w:r>
      <w:r>
        <w:fldChar w:fldCharType="end"/>
      </w:r>
      <w:r>
        <w:t>: Legislation Business Rules</w:t>
      </w:r>
      <w:bookmarkEnd w:id="310"/>
    </w:p>
    <w:p w14:paraId="155E1ADF" w14:textId="383ED8B9" w:rsidR="00C14FBB" w:rsidRDefault="00C14FBB" w:rsidP="00C14FBB">
      <w:pPr>
        <w:pStyle w:val="Ttulo2"/>
      </w:pPr>
      <w:bookmarkStart w:id="311" w:name="_Toc513107742"/>
      <w:r>
        <w:t>Tendering Criterion Property Group</w:t>
      </w:r>
      <w:bookmarkEnd w:id="311"/>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eastAsia="en-GB"/>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Descripcin"/>
      </w:pPr>
      <w:r>
        <w:t xml:space="preserve">Figure </w:t>
      </w:r>
      <w:r>
        <w:fldChar w:fldCharType="begin"/>
      </w:r>
      <w:r>
        <w:instrText xml:space="preserve"> SEQ Figure \* ARABIC </w:instrText>
      </w:r>
      <w:r>
        <w:fldChar w:fldCharType="separate"/>
      </w:r>
      <w:r w:rsidR="00811AAF">
        <w:rPr>
          <w:noProof/>
        </w:rPr>
        <w:t>3</w:t>
      </w:r>
      <w:r>
        <w:fldChar w:fldCharType="end"/>
      </w:r>
      <w:r>
        <w:t>: Tendering Criterion Property Group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5" w:anchor="BIS41-ESPDV2.0-tbr070-013" w:history="1">
              <w:r w:rsidRPr="00DF4DC0">
                <w:rPr>
                  <w:rStyle w:val="nf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Prrafodelista"/>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Prrafodelista"/>
              <w:numPr>
                <w:ilvl w:val="0"/>
                <w:numId w:val="10"/>
              </w:numPr>
              <w:spacing w:before="60" w:after="60"/>
              <w:ind w:left="303"/>
              <w:jc w:val="left"/>
              <w:rPr>
                <w:sz w:val="20"/>
              </w:rPr>
            </w:pPr>
            <w:r>
              <w:rPr>
                <w:sz w:val="20"/>
              </w:rPr>
              <w:t>Severity: ERROR</w:t>
            </w:r>
          </w:p>
          <w:p w14:paraId="7CB3C3A5" w14:textId="54C7E30F" w:rsidR="008A4C76"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w:t>
            </w:r>
            <w:proofErr w:type="gramStart"/>
            <w:r w:rsidR="008A4C76" w:rsidRPr="007A2191">
              <w:rPr>
                <w:rFonts w:ascii="Courier New" w:hAnsi="Courier New" w:cs="Courier New"/>
                <w:sz w:val="20"/>
              </w:rPr>
              <w:t>:ID</w:t>
            </w:r>
            <w:proofErr w:type="gramEnd"/>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Prrafodelista"/>
              <w:numPr>
                <w:ilvl w:val="0"/>
                <w:numId w:val="28"/>
              </w:numPr>
              <w:spacing w:before="60" w:after="60"/>
              <w:ind w:left="313"/>
              <w:jc w:val="left"/>
              <w:rPr>
                <w:sz w:val="20"/>
                <w:szCs w:val="20"/>
              </w:rPr>
            </w:pPr>
          </w:p>
        </w:tc>
        <w:tc>
          <w:tcPr>
            <w:tcW w:w="3118" w:type="dxa"/>
            <w:shd w:val="clear" w:color="auto" w:fill="auto"/>
            <w:vAlign w:val="center"/>
          </w:tcPr>
          <w:p w14:paraId="67D36BD7" w14:textId="2DC73BEB" w:rsidR="004074F9" w:rsidRDefault="004074F9" w:rsidP="004074F9">
            <w:pPr>
              <w:spacing w:before="60" w:after="60"/>
              <w:rPr>
                <w:sz w:val="20"/>
                <w:szCs w:val="20"/>
              </w:rPr>
            </w:pPr>
            <w:r w:rsidRPr="004C0BBF">
              <w:rPr>
                <w:sz w:val="20"/>
              </w:rPr>
              <w:t>Each Criterion is defined in e-Certis and must us</w:t>
            </w:r>
            <w:r w:rsidR="003D2C51">
              <w:rPr>
                <w:sz w:val="20"/>
              </w:rPr>
              <w:t xml:space="preserve">e the UUID supplied by e-Certis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1D65E5B0" w14:textId="332D5A8C" w:rsidR="004074F9" w:rsidRPr="00315360" w:rsidRDefault="004074F9" w:rsidP="004074F9">
            <w:pPr>
              <w:pStyle w:val="Prrafodelista"/>
              <w:numPr>
                <w:ilvl w:val="0"/>
                <w:numId w:val="10"/>
              </w:numPr>
              <w:spacing w:before="60" w:after="60"/>
              <w:ind w:left="303"/>
              <w:jc w:val="left"/>
              <w:rPr>
                <w:sz w:val="20"/>
              </w:rPr>
            </w:pPr>
            <w:r>
              <w:rPr>
                <w:sz w:val="20"/>
              </w:rPr>
              <w:t>Severity: ERROR</w:t>
            </w:r>
          </w:p>
          <w:p w14:paraId="34DD0553" w14:textId="3A668C5A" w:rsidR="004074F9"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w:t>
            </w:r>
            <w:proofErr w:type="gramStart"/>
            <w:r w:rsidR="004074F9" w:rsidRPr="00561F9F">
              <w:rPr>
                <w:rFonts w:ascii="Courier New" w:hAnsi="Courier New" w:cs="Courier New"/>
                <w:sz w:val="20"/>
              </w:rPr>
              <w:t>:ID</w:t>
            </w:r>
            <w:proofErr w:type="gramEnd"/>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AAF">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w:t>
            </w:r>
            <w:proofErr w:type="gramStart"/>
            <w:r w:rsidR="00F86D15" w:rsidRPr="00530E2B">
              <w:rPr>
                <w:rFonts w:ascii="Courier New" w:hAnsi="Courier New" w:cs="Courier New"/>
                <w:sz w:val="20"/>
              </w:rPr>
              <w:t>:PropertyGroupTypeCode</w:t>
            </w:r>
            <w:proofErr w:type="gramEnd"/>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CAEE280" w14:textId="66B81E3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003D2C51">
              <w:rPr>
                <w:sz w:val="20"/>
                <w:szCs w:val="20"/>
              </w:rPr>
              <w:t xml:space="preserve">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2C8DB63F" w14:textId="77777777" w:rsidR="00315360" w:rsidRDefault="00315360" w:rsidP="00727618">
            <w:pPr>
              <w:pStyle w:val="Prrafodelista"/>
              <w:numPr>
                <w:ilvl w:val="0"/>
                <w:numId w:val="10"/>
              </w:numPr>
              <w:spacing w:before="60" w:after="60"/>
              <w:ind w:left="303"/>
              <w:jc w:val="left"/>
              <w:rPr>
                <w:sz w:val="20"/>
              </w:rPr>
            </w:pPr>
            <w:r>
              <w:rPr>
                <w:sz w:val="20"/>
              </w:rPr>
              <w:t>Severity: ERROR</w:t>
            </w:r>
          </w:p>
          <w:p w14:paraId="7C34081C" w14:textId="75A7E9DF" w:rsidR="00315360" w:rsidRDefault="00315360" w:rsidP="00315360">
            <w:pPr>
              <w:pStyle w:val="Prrafodelista"/>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w:t>
            </w:r>
            <w:proofErr w:type="gramStart"/>
            <w:r w:rsidRPr="00530E2B">
              <w:rPr>
                <w:rFonts w:ascii="Courier New" w:hAnsi="Courier New" w:cs="Courier New"/>
                <w:sz w:val="20"/>
              </w:rPr>
              <w:t>:PropertyGroupTypeCode</w:t>
            </w:r>
            <w:proofErr w:type="gramEnd"/>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69A2700" w14:textId="08068EEA" w:rsidR="00253529" w:rsidRPr="00315360" w:rsidRDefault="00FF1939" w:rsidP="00315360">
            <w:pPr>
              <w:spacing w:before="60" w:after="60"/>
              <w:rPr>
                <w:sz w:val="20"/>
                <w:szCs w:val="20"/>
              </w:rPr>
            </w:pPr>
            <w:r>
              <w:rPr>
                <w:sz w:val="20"/>
                <w:szCs w:val="20"/>
              </w:rPr>
              <w:t>Properties related to the tendering criterion must b</w:t>
            </w:r>
            <w:r w:rsidR="003D2C51">
              <w:rPr>
                <w:sz w:val="20"/>
                <w:szCs w:val="20"/>
              </w:rPr>
              <w:t>e the ones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7B2BE676" w14:textId="5E353B7F" w:rsidR="00FF1939" w:rsidRPr="00FF1939" w:rsidRDefault="00FF1939" w:rsidP="00727618">
            <w:pPr>
              <w:pStyle w:val="Prrafodelista"/>
              <w:numPr>
                <w:ilvl w:val="0"/>
                <w:numId w:val="10"/>
              </w:numPr>
              <w:spacing w:before="60" w:after="60"/>
              <w:ind w:left="303"/>
              <w:jc w:val="left"/>
              <w:rPr>
                <w:sz w:val="20"/>
              </w:rPr>
            </w:pPr>
            <w:r>
              <w:rPr>
                <w:sz w:val="20"/>
              </w:rPr>
              <w:t>Severity: ERROR</w:t>
            </w:r>
          </w:p>
          <w:p w14:paraId="42D71519" w14:textId="46756A97" w:rsidR="00253529" w:rsidRDefault="00253529" w:rsidP="00727618">
            <w:pPr>
              <w:pStyle w:val="Prrafodelista"/>
              <w:numPr>
                <w:ilvl w:val="0"/>
                <w:numId w:val="10"/>
              </w:numPr>
              <w:spacing w:before="60" w:after="60"/>
              <w:ind w:left="303"/>
              <w:jc w:val="left"/>
              <w:rPr>
                <w:sz w:val="20"/>
              </w:rPr>
            </w:pPr>
            <w:r>
              <w:rPr>
                <w:sz w:val="20"/>
                <w:szCs w:val="20"/>
              </w:rPr>
              <w:t>The n</w:t>
            </w:r>
            <w:r w:rsidRPr="00253529">
              <w:rPr>
                <w:sz w:val="20"/>
                <w:szCs w:val="20"/>
              </w:rPr>
              <w:t xml:space="preserve">umber </w:t>
            </w:r>
            <w:proofErr w:type="gramStart"/>
            <w:r w:rsidRPr="00253529">
              <w:rPr>
                <w:sz w:val="20"/>
                <w:szCs w:val="20"/>
              </w:rPr>
              <w:t xml:space="preserve">of </w:t>
            </w:r>
            <w:r w:rsidR="00BF03FB">
              <w:rPr>
                <w:rFonts w:ascii="Courier New" w:hAnsi="Courier New" w:cs="Courier New"/>
                <w:sz w:val="20"/>
              </w:rPr>
              <w:t>..</w:t>
            </w:r>
            <w:proofErr w:type="gramEnd"/>
            <w:r w:rsidR="00BF03FB">
              <w:rPr>
                <w:rFonts w:ascii="Courier New" w:hAnsi="Courier New" w:cs="Courier New"/>
                <w:sz w:val="20"/>
              </w:rPr>
              <w:t>/</w:t>
            </w:r>
            <w:r w:rsidRPr="00BF03FB">
              <w:rPr>
                <w:rFonts w:ascii="Courier New" w:hAnsi="Courier New" w:cs="Courier New"/>
                <w:sz w:val="20"/>
              </w:rPr>
              <w:t>cac</w:t>
            </w:r>
            <w:proofErr w:type="gramStart"/>
            <w:r w:rsidRPr="00BF03FB">
              <w:rPr>
                <w:rFonts w:ascii="Courier New" w:hAnsi="Courier New" w:cs="Courier New"/>
                <w:sz w:val="20"/>
              </w:rPr>
              <w:t>:TenderingCriterionProperty</w:t>
            </w:r>
            <w:proofErr w:type="gramEnd"/>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AAF">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604C856" w14:textId="7E4D474F" w:rsidR="00BF03FB" w:rsidRDefault="003D2C51" w:rsidP="00315360">
            <w:pPr>
              <w:spacing w:before="60" w:after="60"/>
              <w:rPr>
                <w:sz w:val="20"/>
                <w:szCs w:val="20"/>
              </w:rPr>
            </w:pPr>
            <w:r w:rsidRPr="003D2C51">
              <w:rPr>
                <w:sz w:val="20"/>
                <w:szCs w:val="20"/>
              </w:rPr>
              <w:t xml:space="preserve">A second, third or n-level group inside a first level group of properties MUST match the number of QUESTION_SUBGROUP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szCs w:val="20"/>
              </w:rPr>
              <w:t>.</w:t>
            </w:r>
          </w:p>
        </w:tc>
        <w:tc>
          <w:tcPr>
            <w:tcW w:w="4389" w:type="dxa"/>
            <w:shd w:val="clear" w:color="auto" w:fill="auto"/>
            <w:vAlign w:val="center"/>
          </w:tcPr>
          <w:p w14:paraId="47DA30C7" w14:textId="77777777" w:rsidR="00BF03FB" w:rsidRDefault="00BF03FB" w:rsidP="00BF03FB">
            <w:pPr>
              <w:pStyle w:val="Prrafodelista"/>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Prrafodelista"/>
              <w:keepNext/>
              <w:numPr>
                <w:ilvl w:val="0"/>
                <w:numId w:val="10"/>
              </w:numPr>
              <w:spacing w:before="60" w:after="60"/>
              <w:ind w:left="303"/>
              <w:jc w:val="left"/>
              <w:rPr>
                <w:sz w:val="20"/>
              </w:rPr>
            </w:pPr>
            <w:r>
              <w:rPr>
                <w:sz w:val="20"/>
              </w:rPr>
              <w:t>The n</w:t>
            </w:r>
            <w:r w:rsidRPr="00BF03FB">
              <w:rPr>
                <w:sz w:val="20"/>
              </w:rPr>
              <w:t xml:space="preserve">umber </w:t>
            </w:r>
            <w:proofErr w:type="gramStart"/>
            <w:r w:rsidRPr="00BF03FB">
              <w:rPr>
                <w:sz w:val="20"/>
              </w:rPr>
              <w:t xml:space="preserve">of </w:t>
            </w:r>
            <w:r>
              <w:rPr>
                <w:rFonts w:ascii="Courier New" w:hAnsi="Courier New" w:cs="Courier New"/>
                <w:sz w:val="20"/>
              </w:rPr>
              <w:t>..</w:t>
            </w:r>
            <w:proofErr w:type="gramEnd"/>
            <w:r>
              <w:rPr>
                <w:rFonts w:ascii="Courier New" w:hAnsi="Courier New" w:cs="Courier New"/>
                <w:sz w:val="20"/>
              </w:rPr>
              <w:t>/</w:t>
            </w:r>
            <w:r w:rsidRPr="00BF03FB">
              <w:rPr>
                <w:rFonts w:ascii="Courier New" w:hAnsi="Courier New" w:cs="Courier New"/>
                <w:sz w:val="20"/>
              </w:rPr>
              <w:t>cac</w:t>
            </w:r>
            <w:proofErr w:type="gramStart"/>
            <w:r w:rsidRPr="00BF03FB">
              <w:rPr>
                <w:rFonts w:ascii="Courier New" w:hAnsi="Courier New" w:cs="Courier New"/>
                <w:sz w:val="20"/>
              </w:rPr>
              <w:t>:SubsidiaryTenderingCriterionPropertyGroup</w:t>
            </w:r>
            <w:proofErr w:type="gramEnd"/>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szCs w:val="20"/>
              </w:rPr>
              <w:t>.</w:t>
            </w:r>
          </w:p>
        </w:tc>
      </w:tr>
    </w:tbl>
    <w:p w14:paraId="74F3F419" w14:textId="17E3D5A0" w:rsidR="005343D5" w:rsidRDefault="005343D5">
      <w:pPr>
        <w:pStyle w:val="Descripcin"/>
      </w:pPr>
      <w:bookmarkStart w:id="312" w:name="_Toc513107633"/>
      <w:r>
        <w:t xml:space="preserve">Table </w:t>
      </w:r>
      <w:r>
        <w:fldChar w:fldCharType="begin"/>
      </w:r>
      <w:r>
        <w:instrText xml:space="preserve"> SEQ Table \* ARABIC </w:instrText>
      </w:r>
      <w:r>
        <w:fldChar w:fldCharType="separate"/>
      </w:r>
      <w:r w:rsidR="00811AAF">
        <w:rPr>
          <w:noProof/>
        </w:rPr>
        <w:t>84</w:t>
      </w:r>
      <w:r>
        <w:fldChar w:fldCharType="end"/>
      </w:r>
      <w:r>
        <w:t>: Tendering Criterion Property Group Business Rules</w:t>
      </w:r>
      <w:bookmarkEnd w:id="312"/>
    </w:p>
    <w:p w14:paraId="148F1442" w14:textId="58C000C8" w:rsidR="005D60E9" w:rsidRDefault="005D60E9" w:rsidP="005D60E9">
      <w:pPr>
        <w:pStyle w:val="Ttulo2"/>
      </w:pPr>
      <w:bookmarkStart w:id="313" w:name="_Toc513107743"/>
      <w:r>
        <w:t>Tendering Criterion Property</w:t>
      </w:r>
      <w:bookmarkEnd w:id="313"/>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eastAsia="en-GB"/>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Descripcin"/>
      </w:pPr>
      <w:r>
        <w:t xml:space="preserve">Figure </w:t>
      </w:r>
      <w:r>
        <w:fldChar w:fldCharType="begin"/>
      </w:r>
      <w:r>
        <w:instrText xml:space="preserve"> SEQ Figure \* ARABIC </w:instrText>
      </w:r>
      <w:r>
        <w:fldChar w:fldCharType="separate"/>
      </w:r>
      <w:r w:rsidR="00811AAF">
        <w:rPr>
          <w:noProof/>
        </w:rPr>
        <w:t>4</w:t>
      </w:r>
      <w:r>
        <w:fldChar w:fldCharType="end"/>
      </w:r>
      <w:r>
        <w:t>: Tendering Criterion elements</w:t>
      </w:r>
    </w:p>
    <w:p w14:paraId="7A19A439" w14:textId="77777777" w:rsidR="006B2E47" w:rsidRDefault="006B2E47"/>
    <w:tbl>
      <w:tblPr>
        <w:tblStyle w:val="Tablaconcuadrcula"/>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77" w:anchor="BIS41-ESPDV2.0-tbr070-013" w:history="1">
              <w:r w:rsidRPr="00DF4DC0">
                <w:rPr>
                  <w:rStyle w:val="nf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Prrafodelista"/>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Prrafodelista"/>
              <w:numPr>
                <w:ilvl w:val="0"/>
                <w:numId w:val="10"/>
              </w:numPr>
              <w:spacing w:before="60" w:after="60"/>
              <w:ind w:left="303"/>
              <w:jc w:val="left"/>
              <w:rPr>
                <w:sz w:val="20"/>
              </w:rPr>
            </w:pPr>
            <w:r>
              <w:rPr>
                <w:sz w:val="20"/>
              </w:rPr>
              <w:t>Severity: ERROR</w:t>
            </w:r>
          </w:p>
          <w:p w14:paraId="508D7FE2" w14:textId="4F8255B8" w:rsidR="007260B6" w:rsidRDefault="009F1D37" w:rsidP="009F1D37">
            <w:pPr>
              <w:pStyle w:val="Prrafodelista"/>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w:t>
            </w:r>
            <w:proofErr w:type="gramStart"/>
            <w:r w:rsidR="007260B6" w:rsidRPr="007A2191">
              <w:rPr>
                <w:rFonts w:ascii="Courier New" w:hAnsi="Courier New" w:cs="Courier New"/>
                <w:sz w:val="20"/>
              </w:rPr>
              <w:t>:ID</w:t>
            </w:r>
            <w:proofErr w:type="gramEnd"/>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Prrafodelista"/>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proofErr w:type="gramStart"/>
            <w:r w:rsidR="007A2191" w:rsidRPr="007A2191">
              <w:rPr>
                <w:rFonts w:ascii="Courier New" w:hAnsi="Courier New" w:cs="Courier New"/>
                <w:sz w:val="20"/>
              </w:rPr>
              <w:t>:Description</w:t>
            </w:r>
            <w:proofErr w:type="gramEnd"/>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Prrafodelista"/>
              <w:numPr>
                <w:ilvl w:val="0"/>
                <w:numId w:val="10"/>
              </w:numPr>
              <w:spacing w:before="60" w:after="60"/>
              <w:ind w:left="303"/>
              <w:jc w:val="left"/>
              <w:rPr>
                <w:sz w:val="20"/>
              </w:rPr>
            </w:pPr>
            <w:r>
              <w:rPr>
                <w:sz w:val="20"/>
              </w:rPr>
              <w:t>Severity: ERROR</w:t>
            </w:r>
          </w:p>
          <w:p w14:paraId="424B0B93" w14:textId="77777777" w:rsidR="007A2191" w:rsidRDefault="009F1D37" w:rsidP="007A2191">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proofErr w:type="gramStart"/>
            <w:r w:rsidR="007A2191" w:rsidRPr="007A2191">
              <w:rPr>
                <w:rFonts w:ascii="Courier New" w:hAnsi="Courier New" w:cs="Courier New"/>
                <w:sz w:val="20"/>
              </w:rPr>
              <w:t>:</w:t>
            </w:r>
            <w:r w:rsidR="007A2191">
              <w:rPr>
                <w:rFonts w:ascii="Courier New" w:hAnsi="Courier New" w:cs="Courier New"/>
                <w:sz w:val="20"/>
              </w:rPr>
              <w:t>TypeCode</w:t>
            </w:r>
            <w:proofErr w:type="gramEnd"/>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Prrafodelista"/>
              <w:numPr>
                <w:ilvl w:val="0"/>
                <w:numId w:val="0"/>
              </w:numPr>
              <w:spacing w:before="60" w:after="60"/>
              <w:ind w:left="303"/>
              <w:jc w:val="left"/>
              <w:rPr>
                <w:sz w:val="20"/>
              </w:rPr>
            </w:pPr>
          </w:p>
          <w:p w14:paraId="0F0EFD7B" w14:textId="3582287C" w:rsidR="00B62552" w:rsidRPr="00B62552" w:rsidRDefault="00B62552" w:rsidP="00B62552">
            <w:pPr>
              <w:pStyle w:val="Prrafodelista"/>
              <w:numPr>
                <w:ilvl w:val="0"/>
                <w:numId w:val="10"/>
              </w:numPr>
              <w:spacing w:before="60" w:after="60"/>
              <w:ind w:left="303"/>
              <w:jc w:val="left"/>
              <w:rPr>
                <w:sz w:val="20"/>
              </w:rPr>
            </w:pPr>
            <w:r>
              <w:rPr>
                <w:sz w:val="20"/>
              </w:rPr>
              <w:t>Severity: ERROR</w:t>
            </w:r>
          </w:p>
          <w:p w14:paraId="5D58FB7D" w14:textId="3962111A" w:rsidR="00B62552" w:rsidRDefault="00B62552" w:rsidP="00B62552">
            <w:pPr>
              <w:pStyle w:val="Prrafodelista"/>
              <w:numPr>
                <w:ilvl w:val="0"/>
                <w:numId w:val="10"/>
              </w:numPr>
              <w:spacing w:before="60" w:after="60"/>
              <w:ind w:left="303"/>
              <w:jc w:val="left"/>
              <w:rPr>
                <w:sz w:val="20"/>
              </w:rPr>
            </w:pPr>
            <w:r>
              <w:rPr>
                <w:rFonts w:ascii="Courier New" w:hAnsi="Courier New" w:cs="Courier New"/>
                <w:sz w:val="20"/>
              </w:rPr>
              <w:t>../cbc</w:t>
            </w:r>
            <w:proofErr w:type="gramStart"/>
            <w:r>
              <w:rPr>
                <w:rFonts w:ascii="Courier New" w:hAnsi="Courier New" w:cs="Courier New"/>
                <w:sz w:val="20"/>
              </w:rPr>
              <w:t>:</w:t>
            </w:r>
            <w:r w:rsidRPr="00530E2B">
              <w:rPr>
                <w:rFonts w:ascii="Courier New" w:hAnsi="Courier New" w:cs="Courier New"/>
                <w:sz w:val="20"/>
              </w:rPr>
              <w:t>TypeCode</w:t>
            </w:r>
            <w:proofErr w:type="gramEnd"/>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Prrafodelista"/>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Prrafodelista"/>
              <w:numPr>
                <w:ilvl w:val="0"/>
                <w:numId w:val="10"/>
              </w:numPr>
              <w:spacing w:before="60" w:after="60"/>
              <w:ind w:left="303"/>
              <w:jc w:val="left"/>
              <w:rPr>
                <w:sz w:val="20"/>
              </w:rPr>
            </w:pPr>
            <w:r>
              <w:rPr>
                <w:sz w:val="20"/>
              </w:rPr>
              <w:t>Severity: ERROR</w:t>
            </w:r>
          </w:p>
          <w:p w14:paraId="616EB59A" w14:textId="77777777" w:rsidR="00B62552" w:rsidRDefault="009F1D37" w:rsidP="00B62552">
            <w:pPr>
              <w:pStyle w:val="Prrafodelista"/>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proofErr w:type="gramStart"/>
            <w:r w:rsidR="003B239C" w:rsidRPr="004348BD">
              <w:rPr>
                <w:rFonts w:ascii="Courier New" w:hAnsi="Courier New" w:cs="Courier New"/>
                <w:sz w:val="20"/>
              </w:rPr>
              <w:t>:</w:t>
            </w:r>
            <w:r w:rsidR="006D2F97">
              <w:rPr>
                <w:rFonts w:ascii="Courier New" w:hAnsi="Courier New" w:cs="Courier New"/>
                <w:sz w:val="20"/>
              </w:rPr>
              <w:t>ValueData</w:t>
            </w:r>
            <w:r w:rsidR="003B239C" w:rsidRPr="004348BD">
              <w:rPr>
                <w:rFonts w:ascii="Courier New" w:hAnsi="Courier New" w:cs="Courier New"/>
                <w:sz w:val="20"/>
              </w:rPr>
              <w:t>TypeCode</w:t>
            </w:r>
            <w:proofErr w:type="gramEnd"/>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Prrafodelista"/>
              <w:numPr>
                <w:ilvl w:val="0"/>
                <w:numId w:val="10"/>
              </w:numPr>
              <w:spacing w:before="60" w:after="60"/>
              <w:ind w:left="303"/>
              <w:jc w:val="left"/>
              <w:rPr>
                <w:sz w:val="20"/>
              </w:rPr>
            </w:pPr>
            <w:r w:rsidRPr="00B62552">
              <w:rPr>
                <w:rFonts w:ascii="Courier New" w:hAnsi="Courier New" w:cs="Courier New"/>
                <w:sz w:val="20"/>
              </w:rPr>
              <w:t>../cbc</w:t>
            </w:r>
            <w:proofErr w:type="gramStart"/>
            <w:r w:rsidRPr="00B62552">
              <w:rPr>
                <w:rFonts w:ascii="Courier New" w:hAnsi="Courier New" w:cs="Courier New"/>
                <w:sz w:val="20"/>
              </w:rPr>
              <w:t>:</w:t>
            </w:r>
            <w:r>
              <w:rPr>
                <w:rFonts w:ascii="Courier New" w:hAnsi="Courier New" w:cs="Courier New"/>
                <w:sz w:val="20"/>
              </w:rPr>
              <w:t>ValueData</w:t>
            </w:r>
            <w:r w:rsidRPr="00B62552">
              <w:rPr>
                <w:rFonts w:ascii="Courier New" w:hAnsi="Courier New" w:cs="Courier New"/>
                <w:sz w:val="20"/>
              </w:rPr>
              <w:t>TypeCode</w:t>
            </w:r>
            <w:proofErr w:type="gramEnd"/>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AAF">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Prrafodelista"/>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Prrafodelista"/>
              <w:keepNext/>
              <w:numPr>
                <w:ilvl w:val="0"/>
                <w:numId w:val="10"/>
              </w:numPr>
              <w:spacing w:before="60" w:after="60"/>
              <w:ind w:left="303"/>
              <w:jc w:val="left"/>
              <w:rPr>
                <w:sz w:val="20"/>
              </w:rPr>
            </w:pPr>
            <w:proofErr w:type="gramStart"/>
            <w:r>
              <w:rPr>
                <w:sz w:val="20"/>
              </w:rPr>
              <w:t xml:space="preserve">If </w:t>
            </w:r>
            <w:r w:rsidR="009F1D37">
              <w:rPr>
                <w:rFonts w:ascii="Courier New" w:hAnsi="Courier New" w:cs="Courier New"/>
                <w:sz w:val="20"/>
              </w:rPr>
              <w:t>..</w:t>
            </w:r>
            <w:proofErr w:type="gramEnd"/>
            <w:r w:rsidRPr="003B239C">
              <w:rPr>
                <w:rFonts w:ascii="Courier New" w:hAnsi="Courier New" w:cs="Courier New"/>
                <w:sz w:val="20"/>
              </w:rPr>
              <w:t>/</w:t>
            </w:r>
            <w:r w:rsidRPr="004348BD">
              <w:rPr>
                <w:rFonts w:ascii="Courier New" w:hAnsi="Courier New" w:cs="Courier New"/>
                <w:sz w:val="20"/>
              </w:rPr>
              <w:t>cbc</w:t>
            </w:r>
            <w:proofErr w:type="gramStart"/>
            <w:r w:rsidRPr="004348BD">
              <w:rPr>
                <w:rFonts w:ascii="Courier New" w:hAnsi="Courier New" w:cs="Courier New"/>
                <w:sz w:val="20"/>
              </w:rPr>
              <w:t>:TypeCode</w:t>
            </w:r>
            <w:proofErr w:type="gramEnd"/>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w:t>
            </w:r>
            <w:proofErr w:type="gramStart"/>
            <w:r>
              <w:rPr>
                <w:rFonts w:ascii="Courier New" w:hAnsi="Courier New" w:cs="Courier New"/>
                <w:sz w:val="20"/>
              </w:rPr>
              <w:t>:ValueDataTypeCode</w:t>
            </w:r>
            <w:proofErr w:type="gramEnd"/>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Descripcin"/>
      </w:pPr>
      <w:bookmarkStart w:id="314" w:name="_Toc513107634"/>
      <w:r>
        <w:lastRenderedPageBreak/>
        <w:t xml:space="preserve">Table </w:t>
      </w:r>
      <w:r>
        <w:fldChar w:fldCharType="begin"/>
      </w:r>
      <w:r>
        <w:instrText xml:space="preserve"> SEQ Table \* ARABIC </w:instrText>
      </w:r>
      <w:r>
        <w:fldChar w:fldCharType="separate"/>
      </w:r>
      <w:r w:rsidR="00811AAF">
        <w:rPr>
          <w:noProof/>
        </w:rPr>
        <w:t>85</w:t>
      </w:r>
      <w:r>
        <w:fldChar w:fldCharType="end"/>
      </w:r>
      <w:r>
        <w:t>: Tendering Criterion Property Business Rules</w:t>
      </w:r>
      <w:bookmarkEnd w:id="314"/>
    </w:p>
    <w:p w14:paraId="6A212641" w14:textId="77777777" w:rsidR="00CA67F1" w:rsidRDefault="00CA67F1">
      <w:r>
        <w:br w:type="page"/>
      </w:r>
    </w:p>
    <w:p w14:paraId="14C578DD" w14:textId="1D314188" w:rsidR="00CA67F1" w:rsidRDefault="00CA67F1" w:rsidP="00CA67F1">
      <w:pPr>
        <w:pStyle w:val="Ttulo1"/>
      </w:pPr>
      <w:bookmarkStart w:id="315" w:name="_Ref510781815"/>
      <w:bookmarkStart w:id="316" w:name="_Toc513107744"/>
      <w:r>
        <w:lastRenderedPageBreak/>
        <w:t xml:space="preserve">Tendering Criterion </w:t>
      </w:r>
      <w:r w:rsidR="00A57888">
        <w:t>Extended</w:t>
      </w:r>
      <w:r>
        <w:t xml:space="preserve"> Rules</w:t>
      </w:r>
      <w:bookmarkEnd w:id="315"/>
      <w:bookmarkEnd w:id="316"/>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AAF">
        <w:t>14</w:t>
      </w:r>
      <w:r>
        <w:fldChar w:fldCharType="end"/>
      </w:r>
      <w:r>
        <w:t xml:space="preserve"> </w:t>
      </w:r>
      <w:r>
        <w:fldChar w:fldCharType="begin"/>
      </w:r>
      <w:r>
        <w:instrText xml:space="preserve"> REF _Ref503453786 \h </w:instrText>
      </w:r>
      <w:r>
        <w:fldChar w:fldCharType="separate"/>
      </w:r>
      <w:r w:rsidR="00811AAF">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eastAsia="en-GB"/>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675" cy="3130550"/>
                    </a:xfrm>
                    <a:prstGeom prst="rect">
                      <a:avLst/>
                    </a:prstGeom>
                  </pic:spPr>
                </pic:pic>
              </a:graphicData>
            </a:graphic>
          </wp:inline>
        </w:drawing>
      </w:r>
    </w:p>
    <w:p w14:paraId="685A04CB" w14:textId="2932817D" w:rsidR="00D4556B" w:rsidRDefault="005343D5" w:rsidP="005343D5">
      <w:pPr>
        <w:pStyle w:val="Descripcin"/>
      </w:pPr>
      <w:bookmarkStart w:id="317" w:name="_Toc513107635"/>
      <w:r>
        <w:t xml:space="preserve">Table </w:t>
      </w:r>
      <w:r>
        <w:fldChar w:fldCharType="begin"/>
      </w:r>
      <w:r>
        <w:instrText xml:space="preserve"> SEQ Table \* ARABIC </w:instrText>
      </w:r>
      <w:r>
        <w:fldChar w:fldCharType="separate"/>
      </w:r>
      <w:r w:rsidR="00811AAF">
        <w:rPr>
          <w:noProof/>
        </w:rPr>
        <w:t>86</w:t>
      </w:r>
      <w:r>
        <w:fldChar w:fldCharType="end"/>
      </w:r>
      <w:r>
        <w:t xml:space="preserve">: </w:t>
      </w:r>
      <w:r w:rsidRPr="00FC7264">
        <w:t xml:space="preserve">Tendering Criterion - </w:t>
      </w:r>
      <w:r w:rsidR="00A57888">
        <w:t>Extended</w:t>
      </w:r>
      <w:r w:rsidRPr="00FC7264">
        <w:t xml:space="preserve"> structure</w:t>
      </w:r>
      <w:bookmarkEnd w:id="317"/>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aconcuadrcula"/>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Prrafodelista"/>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Prrafodelista"/>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Prrafodelista"/>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Prrafodelista"/>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Prrafodelista"/>
              <w:numPr>
                <w:ilvl w:val="0"/>
                <w:numId w:val="30"/>
              </w:numPr>
              <w:rPr>
                <w:sz w:val="20"/>
              </w:rPr>
            </w:pPr>
            <w:r w:rsidRPr="00607702">
              <w:rPr>
                <w:sz w:val="20"/>
                <w:u w:val="single"/>
              </w:rPr>
              <w:t>ElementUUID</w:t>
            </w:r>
            <w:proofErr w:type="gramStart"/>
            <w:r w:rsidRPr="00607702">
              <w:rPr>
                <w:sz w:val="20"/>
              </w:rPr>
              <w:t>: ..</w:t>
            </w:r>
            <w:proofErr w:type="gramEnd"/>
            <w:r w:rsidRPr="00607702">
              <w:rPr>
                <w:sz w:val="20"/>
              </w:rPr>
              <w:t>/cbc:ID</w:t>
            </w:r>
          </w:p>
          <w:p w14:paraId="46D4A799" w14:textId="77777777" w:rsidR="00D568D1" w:rsidRDefault="00D568D1" w:rsidP="00D568D1">
            <w:pPr>
              <w:pStyle w:val="Prrafodelista"/>
              <w:numPr>
                <w:ilvl w:val="0"/>
                <w:numId w:val="30"/>
              </w:numPr>
              <w:rPr>
                <w:sz w:val="20"/>
              </w:rPr>
            </w:pPr>
            <w:r w:rsidRPr="00D568D1">
              <w:rPr>
                <w:sz w:val="20"/>
                <w:u w:val="single"/>
              </w:rPr>
              <w:t>ElementCode</w:t>
            </w:r>
            <w:proofErr w:type="gramStart"/>
            <w:r w:rsidRPr="00D568D1">
              <w:rPr>
                <w:sz w:val="20"/>
              </w:rPr>
              <w:t>: ..</w:t>
            </w:r>
            <w:proofErr w:type="gramEnd"/>
            <w:r w:rsidRPr="00D568D1">
              <w:rPr>
                <w:sz w:val="20"/>
              </w:rPr>
              <w:t>/cbc:PropertygroupTypeCode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w:t>
            </w:r>
            <w:proofErr w:type="gramStart"/>
            <w:r w:rsidR="006B0C7F" w:rsidRPr="006B0C7F">
              <w:rPr>
                <w:b/>
                <w:sz w:val="20"/>
              </w:rPr>
              <w:t>:TenderingCriterionPropertyGroup</w:t>
            </w:r>
            <w:proofErr w:type="gramEnd"/>
            <w:r w:rsidR="006B0C7F" w:rsidRPr="006B0C7F">
              <w:rPr>
                <w:b/>
                <w:sz w:val="20"/>
              </w:rPr>
              <w:t xml:space="preserve"> from previous section will be applied.</w:t>
            </w:r>
          </w:p>
        </w:tc>
      </w:tr>
    </w:tbl>
    <w:p w14:paraId="0A510547" w14:textId="6086C899" w:rsidR="006A5242" w:rsidRDefault="005343D5" w:rsidP="005343D5">
      <w:pPr>
        <w:pStyle w:val="Descripcin"/>
      </w:pPr>
      <w:bookmarkStart w:id="318" w:name="_Toc513107636"/>
      <w:r>
        <w:t xml:space="preserve">Table </w:t>
      </w:r>
      <w:r>
        <w:fldChar w:fldCharType="begin"/>
      </w:r>
      <w:r>
        <w:instrText xml:space="preserve"> SEQ Table \* ARABIC </w:instrText>
      </w:r>
      <w:r>
        <w:fldChar w:fldCharType="separate"/>
      </w:r>
      <w:r w:rsidR="00811AAF">
        <w:rPr>
          <w:noProof/>
        </w:rPr>
        <w:t>87</w:t>
      </w:r>
      <w:r>
        <w:fldChar w:fldCharType="end"/>
      </w:r>
      <w:r>
        <w:t xml:space="preserve">: </w:t>
      </w:r>
      <w:r w:rsidRPr="00A12E21">
        <w:t>Tendering Criterion structure and XSD</w:t>
      </w:r>
      <w:bookmarkEnd w:id="318"/>
    </w:p>
    <w:p w14:paraId="1005E284" w14:textId="77777777" w:rsidR="006A5242" w:rsidRDefault="006A5242">
      <w:r>
        <w:br w:type="page"/>
      </w:r>
    </w:p>
    <w:p w14:paraId="4CCF9C06" w14:textId="59D3C070" w:rsidR="006A5242" w:rsidRDefault="006A5242" w:rsidP="006A5242">
      <w:pPr>
        <w:pStyle w:val="Ttulo1"/>
      </w:pPr>
      <w:bookmarkStart w:id="319" w:name="_Ref511149294"/>
      <w:bookmarkStart w:id="320" w:name="_Toc513107745"/>
      <w:r>
        <w:lastRenderedPageBreak/>
        <w:t>Tendering Criterion Response Rules</w:t>
      </w:r>
      <w:bookmarkEnd w:id="319"/>
      <w:bookmarkEnd w:id="320"/>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Ttulo2"/>
      </w:pPr>
      <w:bookmarkStart w:id="321" w:name="_Toc513107746"/>
      <w:r>
        <w:t>Level 1: Tendering Criterion Response</w:t>
      </w:r>
      <w:bookmarkEnd w:id="321"/>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79" w:anchor="BIS41-ESPDV2.0-tbr092-018" w:history="1">
              <w:r w:rsidRPr="00357579">
                <w:rPr>
                  <w:rStyle w:val="nfasis"/>
                  <w:color w:val="2156A5"/>
                  <w:sz w:val="20"/>
                  <w:szCs w:val="20"/>
                  <w:u w:val="single"/>
                </w:rPr>
                <w:t>tbr92-018</w:t>
              </w:r>
            </w:hyperlink>
            <w:r w:rsidRPr="00357579">
              <w:rPr>
                <w:i/>
                <w:iCs/>
              </w:rPr>
              <w:t xml:space="preserve">, </w:t>
            </w:r>
            <w:hyperlink r:id="rId80" w:anchor="BIS41-ESPDV2.0-tbr092-007" w:history="1">
              <w:r w:rsidRPr="00357579">
                <w:rPr>
                  <w:rStyle w:val="nfasis"/>
                  <w:color w:val="2156A5"/>
                  <w:sz w:val="20"/>
                  <w:szCs w:val="20"/>
                  <w:u w:val="single"/>
                </w:rPr>
                <w:t>tbr92-007</w:t>
              </w:r>
            </w:hyperlink>
            <w:r w:rsidRPr="00357579">
              <w:t xml:space="preserve">, </w:t>
            </w:r>
            <w:r w:rsidRPr="00357579">
              <w:rPr>
                <w:rStyle w:val="nfasis"/>
                <w:color w:val="2156A5"/>
                <w:spacing w:val="-2"/>
                <w:sz w:val="20"/>
                <w:szCs w:val="20"/>
                <w:u w:val="single"/>
              </w:rPr>
              <w:t>tbr92-005</w:t>
            </w:r>
            <w:r w:rsidRPr="00357579">
              <w:t xml:space="preserve">, </w:t>
            </w:r>
            <w:hyperlink r:id="rId81" w:anchor="BIS41-ESPDV2.0-tbr092-006" w:history="1">
              <w:r w:rsidRPr="00357579">
                <w:rPr>
                  <w:rStyle w:val="nf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w:t>
            </w:r>
            <w:proofErr w:type="gramStart"/>
            <w:r w:rsidRPr="00720A94">
              <w:rPr>
                <w:sz w:val="20"/>
              </w:rPr>
              <w:t>:ID</w:t>
            </w:r>
            <w:proofErr w:type="gramEnd"/>
            <w:r w:rsidRPr="00720A94">
              <w:rPr>
                <w:sz w:val="20"/>
              </w:rPr>
              <w:t xml:space="preserve"> that were included in the Request document.</w:t>
            </w:r>
          </w:p>
        </w:tc>
        <w:tc>
          <w:tcPr>
            <w:tcW w:w="4531" w:type="dxa"/>
            <w:shd w:val="clear" w:color="auto" w:fill="auto"/>
            <w:vAlign w:val="center"/>
          </w:tcPr>
          <w:p w14:paraId="5CA866B0" w14:textId="77777777" w:rsidR="00357579" w:rsidRDefault="00357579" w:rsidP="00357579">
            <w:pPr>
              <w:pStyle w:val="Prrafodelista"/>
              <w:numPr>
                <w:ilvl w:val="0"/>
                <w:numId w:val="10"/>
              </w:numPr>
              <w:spacing w:before="60" w:after="60"/>
              <w:ind w:left="317"/>
              <w:rPr>
                <w:sz w:val="20"/>
              </w:rPr>
            </w:pPr>
            <w:r>
              <w:rPr>
                <w:sz w:val="20"/>
              </w:rPr>
              <w:t>Severity: ERROR</w:t>
            </w:r>
          </w:p>
          <w:p w14:paraId="43784501" w14:textId="77777777" w:rsidR="00357579" w:rsidRDefault="00357579" w:rsidP="00357579">
            <w:pPr>
              <w:pStyle w:val="Prrafodelista"/>
              <w:numPr>
                <w:ilvl w:val="0"/>
                <w:numId w:val="0"/>
              </w:numPr>
              <w:spacing w:before="60" w:after="60"/>
              <w:ind w:left="317"/>
              <w:rPr>
                <w:sz w:val="20"/>
              </w:rPr>
            </w:pPr>
          </w:p>
          <w:p w14:paraId="6390B59F" w14:textId="77777777" w:rsidR="00357579" w:rsidRDefault="00357579" w:rsidP="00357579">
            <w:pPr>
              <w:pStyle w:val="Prrafodelista"/>
              <w:numPr>
                <w:ilvl w:val="0"/>
                <w:numId w:val="10"/>
              </w:numPr>
              <w:spacing w:before="60" w:after="60"/>
              <w:ind w:left="317"/>
              <w:rPr>
                <w:sz w:val="20"/>
              </w:rPr>
            </w:pPr>
            <w:r w:rsidRPr="00323022">
              <w:rPr>
                <w:rFonts w:ascii="Courier New" w:hAnsi="Courier New" w:cs="Courier New"/>
                <w:sz w:val="20"/>
              </w:rPr>
              <w:t>/cac</w:t>
            </w:r>
            <w:proofErr w:type="gramStart"/>
            <w:r w:rsidRPr="00323022">
              <w:rPr>
                <w:rFonts w:ascii="Courier New" w:hAnsi="Courier New" w:cs="Courier New"/>
                <w:sz w:val="20"/>
              </w:rPr>
              <w:t>:TenderingCriterionResponse</w:t>
            </w:r>
            <w:proofErr w:type="gramEnd"/>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Prrafodelista"/>
              <w:numPr>
                <w:ilvl w:val="0"/>
                <w:numId w:val="0"/>
              </w:numPr>
              <w:ind w:left="720"/>
              <w:rPr>
                <w:rFonts w:ascii="Courier New" w:hAnsi="Courier New" w:cs="Courier New"/>
                <w:sz w:val="20"/>
              </w:rPr>
            </w:pPr>
          </w:p>
          <w:p w14:paraId="270BB17D" w14:textId="1D5F93C4" w:rsidR="009F2F9B" w:rsidRPr="009F2F9B" w:rsidRDefault="00357579" w:rsidP="009F2F9B">
            <w:pPr>
              <w:pStyle w:val="Prrafodelista"/>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Prrafodelista"/>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7BC404AB" w:rsidR="00357579" w:rsidRPr="00357579" w:rsidRDefault="00357579" w:rsidP="00811AAF">
            <w:pPr>
              <w:spacing w:before="60" w:after="60"/>
              <w:jc w:val="left"/>
              <w:rPr>
                <w:sz w:val="20"/>
              </w:rPr>
            </w:pPr>
            <w:r w:rsidRPr="008938C1">
              <w:rPr>
                <w:b/>
                <w:sz w:val="20"/>
              </w:rPr>
              <w:t>No</w:t>
            </w:r>
            <w:r>
              <w:rPr>
                <w:b/>
                <w:sz w:val="20"/>
              </w:rPr>
              <w:t xml:space="preserve"> </w:t>
            </w:r>
            <w:r w:rsidRPr="008938C1">
              <w:rPr>
                <w:b/>
                <w:sz w:val="20"/>
              </w:rPr>
              <w:t xml:space="preserve">Schematron rule </w:t>
            </w:r>
            <w:r w:rsidR="00AC3908">
              <w:rPr>
                <w:b/>
                <w:sz w:val="20"/>
              </w:rPr>
              <w:t>is</w:t>
            </w:r>
            <w:r w:rsidRPr="008938C1">
              <w:rPr>
                <w:b/>
                <w:sz w:val="20"/>
              </w:rPr>
              <w:t xml:space="preserve"> implemented</w:t>
            </w:r>
            <w:r w:rsidR="00AC3908">
              <w:rPr>
                <w:b/>
                <w:sz w:val="20"/>
              </w:rPr>
              <w:t xml:space="preserve"> as</w:t>
            </w:r>
            <w:r w:rsidR="00811AAF">
              <w:rPr>
                <w:b/>
                <w:sz w:val="20"/>
              </w:rPr>
              <w:t xml:space="preserve"> is a user information rule.</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Prrafodelista"/>
              <w:numPr>
                <w:ilvl w:val="0"/>
                <w:numId w:val="10"/>
              </w:numPr>
              <w:spacing w:before="60" w:after="60"/>
              <w:ind w:left="317"/>
              <w:rPr>
                <w:sz w:val="20"/>
              </w:rPr>
            </w:pPr>
            <w:r>
              <w:rPr>
                <w:sz w:val="20"/>
              </w:rPr>
              <w:t>Severity: ERROR</w:t>
            </w:r>
          </w:p>
          <w:p w14:paraId="19030BFB" w14:textId="77777777" w:rsidR="00357579" w:rsidRDefault="00357579" w:rsidP="00357579">
            <w:pPr>
              <w:pStyle w:val="Prrafodelista"/>
              <w:numPr>
                <w:ilvl w:val="0"/>
                <w:numId w:val="0"/>
              </w:numPr>
              <w:spacing w:before="60" w:after="60"/>
              <w:ind w:left="317"/>
              <w:rPr>
                <w:sz w:val="20"/>
              </w:rPr>
            </w:pPr>
          </w:p>
          <w:p w14:paraId="3ACF827E" w14:textId="24EF5C06" w:rsidR="00357579" w:rsidRPr="00357579" w:rsidRDefault="00357579" w:rsidP="00E323AF">
            <w:pPr>
              <w:pStyle w:val="Prrafodelista"/>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/cac</w:t>
            </w:r>
            <w:proofErr w:type="gramStart"/>
            <w:r w:rsidRPr="00844C1B">
              <w:rPr>
                <w:rFonts w:ascii="Courier New" w:hAnsi="Courier New" w:cs="Courier New"/>
                <w:sz w:val="20"/>
                <w:szCs w:val="20"/>
              </w:rPr>
              <w:t>:TenderingCriterionResponse</w:t>
            </w:r>
            <w:proofErr w:type="gramEnd"/>
            <w:r w:rsidRPr="00844C1B">
              <w:rPr>
                <w:rFonts w:ascii="Courier New" w:hAnsi="Courier New" w:cs="Courier New"/>
                <w:sz w:val="20"/>
                <w:szCs w:val="20"/>
              </w:rPr>
              <w:t xml:space="preserv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Descripcin"/>
      </w:pPr>
      <w:bookmarkStart w:id="322" w:name="_Toc513107637"/>
      <w:r>
        <w:t xml:space="preserve">Table </w:t>
      </w:r>
      <w:r>
        <w:fldChar w:fldCharType="begin"/>
      </w:r>
      <w:r>
        <w:instrText xml:space="preserve"> SEQ Table \* ARABIC </w:instrText>
      </w:r>
      <w:r>
        <w:fldChar w:fldCharType="separate"/>
      </w:r>
      <w:r w:rsidR="00811AAF">
        <w:rPr>
          <w:noProof/>
        </w:rPr>
        <w:t>88</w:t>
      </w:r>
      <w:r>
        <w:fldChar w:fldCharType="end"/>
      </w:r>
      <w:r>
        <w:t>: Tendering Criterion Response Business Rules</w:t>
      </w:r>
      <w:bookmarkEnd w:id="322"/>
    </w:p>
    <w:p w14:paraId="5FAD2065" w14:textId="6C24F4DC" w:rsidR="00357579" w:rsidRDefault="00357579" w:rsidP="00357579">
      <w:pPr>
        <w:pStyle w:val="Ttulo2"/>
      </w:pPr>
      <w:bookmarkStart w:id="323" w:name="_Toc513107747"/>
      <w:r>
        <w:t>Level 2: Response Value</w:t>
      </w:r>
      <w:bookmarkEnd w:id="323"/>
    </w:p>
    <w:p w14:paraId="0FC0A274" w14:textId="4E66F29B" w:rsidR="00357579" w:rsidRPr="00357579" w:rsidRDefault="00357579" w:rsidP="00357579">
      <w:r>
        <w:t>This element describes the criterion property response value: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2" w:anchor="BIS41-ESPDV2.0-tbr92-018" w:history="1">
              <w:r w:rsidRPr="0086668E">
                <w:rPr>
                  <w:rStyle w:val="nf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ne cac</w:t>
            </w:r>
            <w:proofErr w:type="gramStart"/>
            <w:r w:rsidRPr="00CE6246">
              <w:rPr>
                <w:sz w:val="20"/>
              </w:rPr>
              <w:t>:ResponseValue</w:t>
            </w:r>
            <w:proofErr w:type="gramEnd"/>
            <w:r w:rsidRPr="00CE6246">
              <w:rPr>
                <w:sz w:val="20"/>
              </w:rPr>
              <w:t xml:space="preserv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Prrafodelista"/>
              <w:numPr>
                <w:ilvl w:val="0"/>
                <w:numId w:val="0"/>
              </w:numPr>
              <w:spacing w:before="60" w:after="60"/>
              <w:ind w:left="317"/>
              <w:rPr>
                <w:sz w:val="20"/>
                <w:szCs w:val="20"/>
              </w:rPr>
            </w:pPr>
          </w:p>
          <w:p w14:paraId="76841D90"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w:t>
            </w:r>
            <w:proofErr w:type="gramStart"/>
            <w:r w:rsidRPr="00844C1B">
              <w:rPr>
                <w:rFonts w:ascii="Courier New" w:hAnsi="Courier New" w:cs="Courier New"/>
                <w:sz w:val="20"/>
                <w:szCs w:val="20"/>
              </w:rPr>
              <w:t>:TenderingCriterionResponse</w:t>
            </w:r>
            <w:proofErr w:type="gramEnd"/>
            <w:r w:rsidRPr="00844C1B">
              <w:rPr>
                <w:rFonts w:ascii="Courier New" w:hAnsi="Courier New" w:cs="Courier New"/>
                <w:sz w:val="20"/>
                <w:szCs w:val="20"/>
              </w:rPr>
              <w:t xml:space="preserv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Prrafodelista"/>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AAF" w:rsidRPr="00811AAF">
              <w:rPr>
                <w:i/>
                <w:sz w:val="20"/>
                <w:szCs w:val="20"/>
              </w:rPr>
              <w:t xml:space="preserve">Table </w:t>
            </w:r>
            <w:r w:rsidR="00811AAF" w:rsidRPr="00811AAF">
              <w:rPr>
                <w:i/>
                <w:noProof/>
                <w:sz w:val="20"/>
                <w:szCs w:val="20"/>
              </w:rPr>
              <w:t>90</w:t>
            </w:r>
            <w:r w:rsidR="00811AAF" w:rsidRPr="00811AAF">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Prrafodelista"/>
              <w:numPr>
                <w:ilvl w:val="0"/>
                <w:numId w:val="0"/>
              </w:numPr>
              <w:spacing w:before="60" w:after="60"/>
              <w:ind w:left="317"/>
              <w:jc w:val="left"/>
              <w:rPr>
                <w:sz w:val="20"/>
                <w:szCs w:val="20"/>
              </w:rPr>
            </w:pPr>
          </w:p>
          <w:p w14:paraId="3E616C4C"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Prrafodelista"/>
              <w:numPr>
                <w:ilvl w:val="0"/>
                <w:numId w:val="0"/>
              </w:numPr>
              <w:spacing w:before="60" w:after="60"/>
              <w:ind w:left="317"/>
              <w:jc w:val="left"/>
              <w:rPr>
                <w:sz w:val="20"/>
                <w:szCs w:val="20"/>
              </w:rPr>
            </w:pPr>
          </w:p>
          <w:p w14:paraId="14C683C3"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Prrafodelista"/>
              <w:numPr>
                <w:ilvl w:val="0"/>
                <w:numId w:val="0"/>
              </w:numPr>
              <w:spacing w:before="60" w:after="60"/>
              <w:ind w:left="317"/>
              <w:jc w:val="left"/>
              <w:rPr>
                <w:sz w:val="20"/>
                <w:szCs w:val="20"/>
              </w:rPr>
            </w:pPr>
          </w:p>
          <w:p w14:paraId="12DBC772"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Prrafodelista"/>
              <w:numPr>
                <w:ilvl w:val="0"/>
                <w:numId w:val="0"/>
              </w:numPr>
              <w:spacing w:before="60" w:after="60"/>
              <w:ind w:left="317"/>
              <w:jc w:val="left"/>
              <w:rPr>
                <w:sz w:val="20"/>
                <w:szCs w:val="20"/>
              </w:rPr>
            </w:pPr>
          </w:p>
          <w:p w14:paraId="13B3F00D"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Prrafodelista"/>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Descripcin"/>
      </w:pPr>
      <w:bookmarkStart w:id="324" w:name="_Toc513107638"/>
      <w:r>
        <w:t xml:space="preserve">Table </w:t>
      </w:r>
      <w:r>
        <w:fldChar w:fldCharType="begin"/>
      </w:r>
      <w:r>
        <w:instrText xml:space="preserve"> SEQ Table \* ARABIC </w:instrText>
      </w:r>
      <w:r>
        <w:fldChar w:fldCharType="separate"/>
      </w:r>
      <w:r w:rsidR="00811AAF">
        <w:rPr>
          <w:noProof/>
        </w:rPr>
        <w:t>89</w:t>
      </w:r>
      <w:r>
        <w:fldChar w:fldCharType="end"/>
      </w:r>
      <w:r>
        <w:t>: Response Value Business Rules</w:t>
      </w:r>
      <w:bookmarkEnd w:id="324"/>
    </w:p>
    <w:p w14:paraId="3D054E2E" w14:textId="77777777" w:rsidR="00E323AF" w:rsidRPr="00E323AF" w:rsidRDefault="00E323AF" w:rsidP="00E323AF"/>
    <w:p w14:paraId="7BE5C6D3" w14:textId="6E3EF9B8" w:rsidR="00ED1055" w:rsidRPr="00E64A60" w:rsidRDefault="00ED1055" w:rsidP="00DA2FAF">
      <w:pPr>
        <w:pStyle w:val="Prrafodelista"/>
        <w:numPr>
          <w:ilvl w:val="0"/>
          <w:numId w:val="40"/>
        </w:numPr>
      </w:pPr>
      <w:r>
        <w:t>This table lists the relationship between d</w:t>
      </w:r>
      <w:r w:rsidR="00DA2FAF">
        <w:t>ata type and response data type:</w:t>
      </w:r>
    </w:p>
    <w:tbl>
      <w:tblPr>
        <w:tblStyle w:val="Tablaconcuadrcula"/>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E16522"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E16522"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E16522"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Descripcin"/>
      </w:pPr>
      <w:bookmarkStart w:id="325" w:name="_Ref511148508"/>
      <w:bookmarkStart w:id="326" w:name="_Toc513107639"/>
      <w:r>
        <w:t xml:space="preserve">Table </w:t>
      </w:r>
      <w:r w:rsidR="00DE59C8">
        <w:fldChar w:fldCharType="begin"/>
      </w:r>
      <w:r w:rsidR="00DE59C8">
        <w:instrText xml:space="preserve"> SEQ Table \* ARABIC </w:instrText>
      </w:r>
      <w:r w:rsidR="00DE59C8">
        <w:fldChar w:fldCharType="separate"/>
      </w:r>
      <w:r w:rsidR="00811AAF">
        <w:rPr>
          <w:noProof/>
        </w:rPr>
        <w:t>90</w:t>
      </w:r>
      <w:r w:rsidR="00DE59C8">
        <w:fldChar w:fldCharType="end"/>
      </w:r>
      <w:r>
        <w:t>: Matching between data type and response</w:t>
      </w:r>
      <w:bookmarkEnd w:id="325"/>
      <w:bookmarkEnd w:id="326"/>
    </w:p>
    <w:p w14:paraId="5390FA79" w14:textId="77777777" w:rsidR="00ED1055" w:rsidRDefault="00ED1055" w:rsidP="006A5242"/>
    <w:p w14:paraId="6EC0B3B1" w14:textId="140D5F64" w:rsidR="00357579" w:rsidRDefault="00357579" w:rsidP="00357579">
      <w:pPr>
        <w:pStyle w:val="Ttulo2"/>
      </w:pPr>
      <w:bookmarkStart w:id="327" w:name="_Toc513107748"/>
      <w:r>
        <w:t>Level 2: Evidence Supplied</w:t>
      </w:r>
      <w:bookmarkEnd w:id="327"/>
    </w:p>
    <w:p w14:paraId="71BA7958" w14:textId="0F0D780E" w:rsidR="00357579" w:rsidRPr="00357579" w:rsidRDefault="00357579" w:rsidP="00357579">
      <w:r>
        <w:t>This element describes the evidence supporting this criterion property response: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3" w:anchor="BIS41-ESPDV2.0-tbr92-017" w:history="1">
              <w:r w:rsidRPr="00FB63F1">
                <w:rPr>
                  <w:rStyle w:val="nf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w:t>
            </w:r>
            <w:proofErr w:type="gramStart"/>
            <w:r w:rsidRPr="00CE6246">
              <w:rPr>
                <w:sz w:val="20"/>
              </w:rPr>
              <w:t>:Evidence</w:t>
            </w:r>
            <w:proofErr w:type="gramEnd"/>
            <w:r w:rsidRPr="00CE6246">
              <w:rPr>
                <w:sz w:val="20"/>
              </w:rPr>
              <w:t>/cbc:ID present in the XML document</w:t>
            </w:r>
            <w:r>
              <w:rPr>
                <w:sz w:val="20"/>
              </w:rPr>
              <w:t>.</w:t>
            </w:r>
          </w:p>
        </w:tc>
        <w:tc>
          <w:tcPr>
            <w:tcW w:w="4531" w:type="dxa"/>
            <w:shd w:val="clear" w:color="auto" w:fill="auto"/>
            <w:vAlign w:val="center"/>
          </w:tcPr>
          <w:p w14:paraId="1D413155" w14:textId="77777777" w:rsidR="00357579" w:rsidRDefault="00357579" w:rsidP="00357579">
            <w:pPr>
              <w:pStyle w:val="Prrafodelista"/>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Prrafodelista"/>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Descripcin"/>
      </w:pPr>
      <w:bookmarkStart w:id="328" w:name="_Toc513107640"/>
      <w:r>
        <w:t xml:space="preserve">Table </w:t>
      </w:r>
      <w:r>
        <w:fldChar w:fldCharType="begin"/>
      </w:r>
      <w:r>
        <w:instrText xml:space="preserve"> SEQ Table \* ARABIC </w:instrText>
      </w:r>
      <w:r>
        <w:fldChar w:fldCharType="separate"/>
      </w:r>
      <w:r w:rsidR="00811AAF">
        <w:rPr>
          <w:noProof/>
        </w:rPr>
        <w:t>91</w:t>
      </w:r>
      <w:r>
        <w:fldChar w:fldCharType="end"/>
      </w:r>
      <w:r>
        <w:t>: Evidence Supplied Business Rules</w:t>
      </w:r>
      <w:bookmarkEnd w:id="328"/>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Ttulo1"/>
      </w:pPr>
      <w:bookmarkStart w:id="329" w:name="_Toc513107749"/>
      <w:r>
        <w:lastRenderedPageBreak/>
        <w:t>Other Common Rules</w:t>
      </w:r>
      <w:bookmarkEnd w:id="329"/>
    </w:p>
    <w:p w14:paraId="2F9A99CE" w14:textId="257D83FE" w:rsidR="00440198" w:rsidRDefault="00440198" w:rsidP="00440198">
      <w:r>
        <w:t>This is the list of rules common to all elements of both, ESPDRequest and ESPDResponse. They do not depend on the test cases:</w:t>
      </w:r>
    </w:p>
    <w:tbl>
      <w:tblPr>
        <w:tblStyle w:val="Tablaconcuadrcula"/>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Prrafodelista"/>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Prrafodelista"/>
              <w:numPr>
                <w:ilvl w:val="0"/>
                <w:numId w:val="12"/>
              </w:numPr>
              <w:spacing w:before="60" w:after="60"/>
              <w:jc w:val="left"/>
              <w:rPr>
                <w:sz w:val="20"/>
              </w:rPr>
            </w:pPr>
            <w:r>
              <w:rPr>
                <w:sz w:val="20"/>
              </w:rPr>
              <w:t>Severity: ERROR</w:t>
            </w:r>
          </w:p>
          <w:p w14:paraId="71DA3D9C" w14:textId="77777777" w:rsidR="000E238C" w:rsidRDefault="000E238C" w:rsidP="000E238C">
            <w:pPr>
              <w:pStyle w:val="Prrafodelista"/>
              <w:numPr>
                <w:ilvl w:val="0"/>
                <w:numId w:val="0"/>
              </w:numPr>
              <w:spacing w:before="60" w:after="60"/>
              <w:ind w:left="360"/>
              <w:jc w:val="left"/>
              <w:rPr>
                <w:sz w:val="20"/>
              </w:rPr>
            </w:pPr>
          </w:p>
          <w:p w14:paraId="149A572C" w14:textId="0E8212A3" w:rsidR="000E238C" w:rsidRPr="003E26AD" w:rsidRDefault="000E238C" w:rsidP="00781ABF">
            <w:pPr>
              <w:pStyle w:val="Prrafodelista"/>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Prrafodelista"/>
              <w:numPr>
                <w:ilvl w:val="0"/>
                <w:numId w:val="12"/>
              </w:numPr>
              <w:spacing w:before="60" w:after="60"/>
              <w:jc w:val="left"/>
              <w:rPr>
                <w:sz w:val="20"/>
              </w:rPr>
            </w:pPr>
            <w:r>
              <w:rPr>
                <w:sz w:val="20"/>
              </w:rPr>
              <w:t>Severity: ERROR</w:t>
            </w:r>
          </w:p>
          <w:p w14:paraId="70B95B4C" w14:textId="77777777" w:rsidR="000E238C" w:rsidRDefault="000E238C" w:rsidP="000E238C">
            <w:pPr>
              <w:pStyle w:val="Prrafodelista"/>
              <w:numPr>
                <w:ilvl w:val="0"/>
                <w:numId w:val="0"/>
              </w:numPr>
              <w:spacing w:before="60" w:after="60"/>
              <w:ind w:left="360"/>
              <w:jc w:val="left"/>
              <w:rPr>
                <w:sz w:val="20"/>
              </w:rPr>
            </w:pPr>
          </w:p>
          <w:p w14:paraId="25ADB2E7" w14:textId="4C37761D" w:rsidR="000E238C" w:rsidRDefault="000E238C" w:rsidP="009F1D37">
            <w:pPr>
              <w:pStyle w:val="Prrafodelista"/>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AAF">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Prrafodelista"/>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Prrafodelista"/>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AAF">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AAF" w:rsidRPr="00811AAF">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6D9D48D0" w14:textId="5C558C76" w:rsidR="009A2B80" w:rsidRDefault="00AA36CE" w:rsidP="009A2B80">
            <w:pPr>
              <w:pStyle w:val="Prrafodelista"/>
              <w:numPr>
                <w:ilvl w:val="0"/>
                <w:numId w:val="12"/>
              </w:numPr>
              <w:spacing w:before="60" w:after="60"/>
              <w:jc w:val="left"/>
              <w:rPr>
                <w:sz w:val="20"/>
              </w:rPr>
            </w:pPr>
            <w:r>
              <w:rPr>
                <w:sz w:val="20"/>
              </w:rPr>
              <w:t>Severity: ERROR</w:t>
            </w:r>
          </w:p>
          <w:p w14:paraId="58FA6BD3" w14:textId="77777777" w:rsidR="009A2B80" w:rsidRPr="009A2B80" w:rsidRDefault="009A2B80" w:rsidP="009A2B80">
            <w:pPr>
              <w:pStyle w:val="Prrafodelista"/>
              <w:numPr>
                <w:ilvl w:val="0"/>
                <w:numId w:val="0"/>
              </w:numPr>
              <w:spacing w:before="60" w:after="60"/>
              <w:ind w:left="360"/>
              <w:jc w:val="left"/>
              <w:rPr>
                <w:sz w:val="20"/>
              </w:rPr>
            </w:pPr>
          </w:p>
          <w:p w14:paraId="4AA5E9EC" w14:textId="16A744C4" w:rsidR="009A2B80" w:rsidRPr="00AA36CE" w:rsidRDefault="009A2B80" w:rsidP="009A2B80">
            <w:pPr>
              <w:pStyle w:val="Prrafodelista"/>
              <w:numPr>
                <w:ilvl w:val="0"/>
                <w:numId w:val="12"/>
              </w:numPr>
              <w:spacing w:before="60" w:after="60"/>
              <w:jc w:val="left"/>
              <w:rPr>
                <w:sz w:val="20"/>
              </w:rPr>
            </w:pPr>
            <w:r w:rsidRPr="009A2B80">
              <w:rPr>
                <w:sz w:val="20"/>
              </w:rPr>
              <w:t xml:space="preserve">There are cardinality constraints added by the ESPD which are not defined in the XSD Schema. The elements listed within </w:t>
            </w:r>
            <w:r>
              <w:rPr>
                <w:sz w:val="20"/>
              </w:rPr>
              <w:t>“</w:t>
            </w:r>
            <w:r w:rsidRPr="008A588F">
              <w:rPr>
                <w:sz w:val="20"/>
                <w:szCs w:val="20"/>
              </w:rPr>
              <w:fldChar w:fldCharType="begin"/>
            </w:r>
            <w:r w:rsidRPr="008A588F">
              <w:rPr>
                <w:sz w:val="20"/>
                <w:szCs w:val="20"/>
              </w:rPr>
              <w:instrText xml:space="preserve"> REF _Ref503438434 \n \h </w:instrText>
            </w:r>
            <w:r>
              <w:rPr>
                <w:sz w:val="20"/>
                <w:szCs w:val="20"/>
              </w:rPr>
              <w:instrText xml:space="preserve"> \* MERGEFORMAT </w:instrText>
            </w:r>
            <w:r w:rsidRPr="008A588F">
              <w:rPr>
                <w:sz w:val="20"/>
                <w:szCs w:val="20"/>
              </w:rPr>
            </w:r>
            <w:r w:rsidRPr="008A588F">
              <w:rPr>
                <w:sz w:val="20"/>
                <w:szCs w:val="20"/>
              </w:rPr>
              <w:fldChar w:fldCharType="separate"/>
            </w:r>
            <w:r w:rsidR="00811AAF">
              <w:rPr>
                <w:sz w:val="20"/>
                <w:szCs w:val="20"/>
              </w:rPr>
              <w:t>19</w:t>
            </w:r>
            <w:r w:rsidRPr="008A588F">
              <w:rPr>
                <w:sz w:val="20"/>
                <w:szCs w:val="20"/>
              </w:rPr>
              <w:fldChar w:fldCharType="end"/>
            </w:r>
            <w:r w:rsidRPr="008A588F">
              <w:rPr>
                <w:sz w:val="20"/>
                <w:szCs w:val="20"/>
              </w:rPr>
              <w:t xml:space="preserve"> </w:t>
            </w:r>
            <w:r w:rsidRPr="008A588F">
              <w:rPr>
                <w:sz w:val="20"/>
                <w:szCs w:val="20"/>
              </w:rPr>
              <w:fldChar w:fldCharType="begin"/>
            </w:r>
            <w:r w:rsidRPr="008A588F">
              <w:rPr>
                <w:sz w:val="20"/>
                <w:szCs w:val="20"/>
              </w:rPr>
              <w:instrText xml:space="preserve"> REF _Ref503438434 \h </w:instrText>
            </w:r>
            <w:r>
              <w:rPr>
                <w:sz w:val="20"/>
                <w:szCs w:val="20"/>
              </w:rPr>
              <w:instrText xml:space="preserve"> \* MERGEFORMAT </w:instrText>
            </w:r>
            <w:r w:rsidRPr="008A588F">
              <w:rPr>
                <w:sz w:val="20"/>
                <w:szCs w:val="20"/>
              </w:rPr>
            </w:r>
            <w:r w:rsidRPr="008A588F">
              <w:rPr>
                <w:sz w:val="20"/>
                <w:szCs w:val="20"/>
              </w:rPr>
              <w:fldChar w:fldCharType="separate"/>
            </w:r>
            <w:r w:rsidR="00811AAF" w:rsidRPr="00811AAF">
              <w:rPr>
                <w:sz w:val="20"/>
                <w:szCs w:val="20"/>
              </w:rPr>
              <w:t>Annex II: Compulsory XSD’s elements</w:t>
            </w:r>
            <w:r w:rsidRPr="008A588F">
              <w:rPr>
                <w:sz w:val="20"/>
                <w:szCs w:val="20"/>
              </w:rPr>
              <w:fldChar w:fldCharType="end"/>
            </w:r>
            <w:r>
              <w:rPr>
                <w:sz w:val="20"/>
              </w:rPr>
              <w:t xml:space="preserve">” </w:t>
            </w:r>
            <w:r w:rsidRPr="009A2B80">
              <w:rPr>
                <w:sz w:val="20"/>
              </w:rPr>
              <w:t>MUST be used.</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4" w:anchor="BIS41-ESPDV2.0-tbr070-002" w:history="1">
              <w:r w:rsidRPr="00A42712">
                <w:rPr>
                  <w:rStyle w:val="nf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Prrafodelista"/>
              <w:numPr>
                <w:ilvl w:val="0"/>
                <w:numId w:val="12"/>
              </w:numPr>
              <w:spacing w:before="60" w:after="60"/>
              <w:jc w:val="left"/>
              <w:rPr>
                <w:sz w:val="20"/>
              </w:rPr>
            </w:pPr>
            <w:r>
              <w:rPr>
                <w:sz w:val="20"/>
              </w:rPr>
              <w:t>Severity: ERROR</w:t>
            </w:r>
          </w:p>
          <w:p w14:paraId="185C9F16" w14:textId="77777777" w:rsidR="007F6DA1" w:rsidRDefault="007F6DA1" w:rsidP="007F6DA1">
            <w:pPr>
              <w:pStyle w:val="Prrafodelista"/>
              <w:numPr>
                <w:ilvl w:val="0"/>
                <w:numId w:val="0"/>
              </w:numPr>
              <w:spacing w:before="60" w:after="60"/>
              <w:ind w:left="360"/>
              <w:jc w:val="left"/>
              <w:rPr>
                <w:sz w:val="20"/>
              </w:rPr>
            </w:pPr>
          </w:p>
          <w:p w14:paraId="7F48AB91" w14:textId="259D8F50" w:rsidR="007F6DA1" w:rsidRDefault="00EC1CA1" w:rsidP="00AA36CE">
            <w:pPr>
              <w:pStyle w:val="Prrafodelista"/>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5" w:anchor="BIS41-ESPDV2.0-tbr070-001" w:history="1">
              <w:r w:rsidRPr="00A42712">
                <w:rPr>
                  <w:rStyle w:val="nf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t>
            </w:r>
            <w:proofErr w:type="gramStart"/>
            <w:r w:rsidRPr="00EC1CA1">
              <w:rPr>
                <w:sz w:val="20"/>
                <w:szCs w:val="20"/>
              </w:rPr>
              <w:t>:www.cenbii.eu:transaction:biitrdm070:ver3.0</w:t>
            </w:r>
            <w:proofErr w:type="gramEnd"/>
            <w:r w:rsidRPr="00EC1CA1">
              <w:rPr>
                <w:sz w:val="20"/>
                <w:szCs w:val="20"/>
              </w:rPr>
              <w:t>”.</w:t>
            </w:r>
            <w:r w:rsidR="004D43F5">
              <w:rPr>
                <w:sz w:val="20"/>
                <w:szCs w:val="20"/>
              </w:rPr>
              <w:t xml:space="preserve"> And ESPDResponse we use “</w:t>
            </w:r>
            <w:r w:rsidR="004D43F5" w:rsidRPr="004D43F5">
              <w:rPr>
                <w:sz w:val="20"/>
                <w:szCs w:val="20"/>
              </w:rPr>
              <w:t>urn</w:t>
            </w:r>
            <w:proofErr w:type="gramStart"/>
            <w:r w:rsidR="004D43F5" w:rsidRPr="004D43F5">
              <w:rPr>
                <w:sz w:val="20"/>
                <w:szCs w:val="20"/>
              </w:rPr>
              <w:t>:www.cenbii.eu:transaction:biitrdm092:ver3.0</w:t>
            </w:r>
            <w:proofErr w:type="gramEnd"/>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Prrafodelista"/>
              <w:numPr>
                <w:ilvl w:val="0"/>
                <w:numId w:val="12"/>
              </w:numPr>
              <w:spacing w:before="60" w:after="60"/>
              <w:jc w:val="left"/>
              <w:rPr>
                <w:sz w:val="20"/>
              </w:rPr>
            </w:pPr>
            <w:r>
              <w:rPr>
                <w:sz w:val="20"/>
              </w:rPr>
              <w:t>Severity: ERROR</w:t>
            </w:r>
          </w:p>
          <w:p w14:paraId="1B54C6B9" w14:textId="77777777" w:rsidR="00EC1CA1" w:rsidRDefault="00EC1CA1" w:rsidP="00822B88">
            <w:pPr>
              <w:pStyle w:val="Prrafodelista"/>
              <w:numPr>
                <w:ilvl w:val="0"/>
                <w:numId w:val="0"/>
              </w:numPr>
              <w:spacing w:before="60" w:after="60"/>
              <w:ind w:left="360"/>
              <w:jc w:val="left"/>
              <w:rPr>
                <w:sz w:val="20"/>
              </w:rPr>
            </w:pPr>
          </w:p>
          <w:p w14:paraId="1E5864E0" w14:textId="77777777" w:rsidR="00EC1CA1" w:rsidRDefault="00EC1CA1" w:rsidP="00822B88">
            <w:pPr>
              <w:pStyle w:val="Prrafodelista"/>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Prrafodelista"/>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Prrafodelista"/>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Prrafodelista"/>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86" w:anchor="BIS41-ESPDV2.0-tbr070-002" w:history="1">
              <w:r w:rsidRPr="00A42712">
                <w:rPr>
                  <w:rStyle w:val="nf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lastRenderedPageBreak/>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Prrafodelista"/>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Prrafodelista"/>
              <w:numPr>
                <w:ilvl w:val="0"/>
                <w:numId w:val="0"/>
              </w:numPr>
              <w:spacing w:before="60" w:after="60"/>
              <w:ind w:left="360"/>
              <w:jc w:val="left"/>
              <w:rPr>
                <w:sz w:val="20"/>
              </w:rPr>
            </w:pPr>
          </w:p>
          <w:p w14:paraId="2EC50A8A" w14:textId="77777777" w:rsidR="00575782" w:rsidRDefault="00575782" w:rsidP="00575782">
            <w:pPr>
              <w:pStyle w:val="Prrafodelista"/>
              <w:numPr>
                <w:ilvl w:val="0"/>
                <w:numId w:val="12"/>
              </w:numPr>
              <w:spacing w:before="60" w:after="60"/>
              <w:jc w:val="left"/>
              <w:rPr>
                <w:sz w:val="20"/>
              </w:rPr>
            </w:pPr>
            <w:r>
              <w:rPr>
                <w:sz w:val="20"/>
              </w:rPr>
              <w:t>Compulsory use of the values:</w:t>
            </w:r>
          </w:p>
          <w:p w14:paraId="32016F72" w14:textId="77777777"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7CB61A30" w:rsidR="008C2058" w:rsidRPr="008C2058" w:rsidRDefault="00575782" w:rsidP="008C2058">
            <w:pPr>
              <w:pStyle w:val="Prrafodelista"/>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r w:rsidR="008C2058" w:rsidRPr="00325629" w14:paraId="2218381B" w14:textId="77777777" w:rsidTr="00971278">
        <w:tc>
          <w:tcPr>
            <w:tcW w:w="1129" w:type="dxa"/>
            <w:vAlign w:val="center"/>
          </w:tcPr>
          <w:p w14:paraId="6FCFE42A" w14:textId="77777777" w:rsidR="008C2058" w:rsidRPr="00971278" w:rsidRDefault="008C2058" w:rsidP="008C2058">
            <w:pPr>
              <w:pStyle w:val="Prrafodelista"/>
              <w:numPr>
                <w:ilvl w:val="0"/>
                <w:numId w:val="25"/>
              </w:numPr>
              <w:spacing w:before="60" w:after="60"/>
              <w:ind w:left="313"/>
              <w:jc w:val="left"/>
              <w:rPr>
                <w:sz w:val="20"/>
                <w:szCs w:val="20"/>
              </w:rPr>
            </w:pPr>
          </w:p>
        </w:tc>
        <w:tc>
          <w:tcPr>
            <w:tcW w:w="3218" w:type="dxa"/>
            <w:shd w:val="clear" w:color="auto" w:fill="auto"/>
            <w:vAlign w:val="center"/>
          </w:tcPr>
          <w:p w14:paraId="1571253C" w14:textId="0B547FDE" w:rsidR="008C2058" w:rsidRDefault="008C2058" w:rsidP="008C2058">
            <w:pPr>
              <w:spacing w:before="60" w:after="60"/>
              <w:rPr>
                <w:sz w:val="20"/>
                <w:szCs w:val="20"/>
              </w:rPr>
            </w:pPr>
            <w:r w:rsidRPr="00EC64C4">
              <w:rPr>
                <w:b/>
                <w:sz w:val="20"/>
              </w:rPr>
              <w:t>End point identifier</w:t>
            </w:r>
            <w:r w:rsidRPr="00EC64C4">
              <w:rPr>
                <w:sz w:val="20"/>
              </w:rPr>
              <w:t>: An end-point identifier MUST have a scheme identifier attribute.</w:t>
            </w:r>
          </w:p>
        </w:tc>
        <w:tc>
          <w:tcPr>
            <w:tcW w:w="4148" w:type="dxa"/>
            <w:shd w:val="clear" w:color="auto" w:fill="auto"/>
            <w:vAlign w:val="center"/>
          </w:tcPr>
          <w:p w14:paraId="43BA0E89" w14:textId="77777777" w:rsidR="008C2058" w:rsidRPr="003C18B1" w:rsidRDefault="008C2058" w:rsidP="008C2058">
            <w:pPr>
              <w:pStyle w:val="Prrafodelista"/>
              <w:numPr>
                <w:ilvl w:val="0"/>
                <w:numId w:val="10"/>
              </w:numPr>
              <w:spacing w:before="60" w:after="60"/>
              <w:ind w:left="317"/>
              <w:jc w:val="left"/>
              <w:rPr>
                <w:sz w:val="20"/>
              </w:rPr>
            </w:pPr>
            <w:r w:rsidRPr="00EC64C4">
              <w:rPr>
                <w:sz w:val="20"/>
              </w:rPr>
              <w:t>Severity: ERROR</w:t>
            </w:r>
          </w:p>
          <w:p w14:paraId="30AE1995" w14:textId="53CC8206" w:rsidR="008C2058" w:rsidRDefault="008C2058" w:rsidP="008C2058">
            <w:pPr>
              <w:pStyle w:val="Prrafodelista"/>
              <w:numPr>
                <w:ilvl w:val="0"/>
                <w:numId w:val="12"/>
              </w:numPr>
              <w:spacing w:before="60" w:after="60"/>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bl>
    <w:p w14:paraId="560DF5A7" w14:textId="55FC27EF" w:rsidR="00440198" w:rsidRDefault="00440198" w:rsidP="00DB1C0B">
      <w:pPr>
        <w:pStyle w:val="Descripcin"/>
      </w:pPr>
      <w:bookmarkStart w:id="330" w:name="_Toc513107641"/>
      <w:r>
        <w:t xml:space="preserve">Table </w:t>
      </w:r>
      <w:r w:rsidR="00DE59C8">
        <w:fldChar w:fldCharType="begin"/>
      </w:r>
      <w:r w:rsidR="00DE59C8">
        <w:instrText xml:space="preserve"> SEQ Table \* ARABIC </w:instrText>
      </w:r>
      <w:r w:rsidR="00DE59C8">
        <w:fldChar w:fldCharType="separate"/>
      </w:r>
      <w:r w:rsidR="00811AAF">
        <w:rPr>
          <w:noProof/>
        </w:rPr>
        <w:t>92</w:t>
      </w:r>
      <w:r w:rsidR="00DE59C8">
        <w:fldChar w:fldCharType="end"/>
      </w:r>
      <w:r>
        <w:t>: Other business rules</w:t>
      </w:r>
      <w:bookmarkEnd w:id="330"/>
    </w:p>
    <w:p w14:paraId="2402559C" w14:textId="7F618A73" w:rsidR="00856D3B" w:rsidRDefault="00856D3B">
      <w:r>
        <w:br w:type="page"/>
      </w:r>
    </w:p>
    <w:p w14:paraId="5C095F67" w14:textId="2BC27208" w:rsidR="00C61F67" w:rsidRDefault="00856D3B" w:rsidP="00003A55">
      <w:pPr>
        <w:pStyle w:val="Ttulo1"/>
      </w:pPr>
      <w:bookmarkStart w:id="331" w:name="_Ref503436681"/>
      <w:bookmarkStart w:id="332" w:name="_Toc513107750"/>
      <w:r>
        <w:lastRenderedPageBreak/>
        <w:t>Annex I: XSD’s elements and Code Lists</w:t>
      </w:r>
      <w:bookmarkEnd w:id="331"/>
      <w:bookmarkEnd w:id="332"/>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aconcuadrcula"/>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E16522" w14:paraId="30C723E1" w14:textId="77777777" w:rsidTr="00530E2B">
        <w:tc>
          <w:tcPr>
            <w:tcW w:w="2330" w:type="pct"/>
            <w:shd w:val="clear" w:color="auto" w:fill="auto"/>
            <w:vAlign w:val="center"/>
          </w:tcPr>
          <w:p w14:paraId="230FDD76" w14:textId="1679394D"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E16522" w:rsidRDefault="00B73113" w:rsidP="00B73113">
            <w:pPr>
              <w:spacing w:before="60" w:after="60"/>
              <w:jc w:val="left"/>
              <w:rPr>
                <w:rFonts w:ascii="Courier New" w:hAnsi="Courier New" w:cs="Courier New"/>
                <w:sz w:val="18"/>
                <w:szCs w:val="18"/>
                <w:lang w:val="it-IT"/>
              </w:rPr>
            </w:pPr>
            <w:r w:rsidRPr="00E16522">
              <w:rPr>
                <w:rFonts w:ascii="Courier New" w:hAnsi="Courier New" w:cs="Courier New"/>
                <w:sz w:val="18"/>
                <w:szCs w:val="18"/>
                <w:lang w:val="it-IT"/>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Prrafodelista"/>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Descripcin"/>
      </w:pPr>
      <w:bookmarkStart w:id="333" w:name="_Toc513107642"/>
      <w:r>
        <w:t xml:space="preserve">Table </w:t>
      </w:r>
      <w:r w:rsidR="00DE59C8">
        <w:fldChar w:fldCharType="begin"/>
      </w:r>
      <w:r w:rsidR="00DE59C8">
        <w:instrText xml:space="preserve"> SEQ Table \* ARABIC </w:instrText>
      </w:r>
      <w:r w:rsidR="00DE59C8">
        <w:fldChar w:fldCharType="separate"/>
      </w:r>
      <w:r w:rsidR="00811AAF">
        <w:rPr>
          <w:noProof/>
        </w:rPr>
        <w:t>93</w:t>
      </w:r>
      <w:r w:rsidR="00DE59C8">
        <w:fldChar w:fldCharType="end"/>
      </w:r>
      <w:r>
        <w:t>: XSD's elements and Code lists</w:t>
      </w:r>
      <w:bookmarkEnd w:id="333"/>
    </w:p>
    <w:p w14:paraId="2B60B957" w14:textId="77777777" w:rsidR="004C758F" w:rsidRDefault="004C758F">
      <w:r>
        <w:br w:type="page"/>
      </w:r>
    </w:p>
    <w:p w14:paraId="38B316F2" w14:textId="3F400690" w:rsidR="004C758F" w:rsidRDefault="004C758F" w:rsidP="004C758F">
      <w:pPr>
        <w:pStyle w:val="Ttulo1"/>
      </w:pPr>
      <w:bookmarkStart w:id="334" w:name="_Ref503438434"/>
      <w:bookmarkStart w:id="335" w:name="_Toc513107751"/>
      <w:r>
        <w:lastRenderedPageBreak/>
        <w:t>Annex II: Compulsory XSD’s elements</w:t>
      </w:r>
      <w:bookmarkEnd w:id="334"/>
      <w:bookmarkEnd w:id="335"/>
    </w:p>
    <w:p w14:paraId="498421AC" w14:textId="4F2ACEF4" w:rsidR="004C758F" w:rsidRDefault="004C758F" w:rsidP="004C758F">
      <w:r>
        <w:t>The following table lists the elements which are optional in the XSDs but mandatory using Business Rules:</w:t>
      </w:r>
    </w:p>
    <w:tbl>
      <w:tblPr>
        <w:tblStyle w:val="Tablaconcuadrcula"/>
        <w:tblW w:w="5000" w:type="pct"/>
        <w:tblLook w:val="04A0" w:firstRow="1" w:lastRow="0" w:firstColumn="1" w:lastColumn="0" w:noHBand="0" w:noVBand="1"/>
      </w:tblPr>
      <w:tblGrid>
        <w:gridCol w:w="3518"/>
        <w:gridCol w:w="4977"/>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540pt" o:ole="">
                  <v:imagedata r:id="rId87" o:title="" cropleft="27042f"/>
                </v:shape>
                <o:OLEObject Type="Embed" ProgID="PBrush" ShapeID="_x0000_i1025" DrawAspect="Content" ObjectID="_1675529201" r:id="rId88"/>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Refdenotaalpie"/>
                <w:b/>
                <w:sz w:val="20"/>
              </w:rPr>
              <w:footnoteReference w:id="4"/>
            </w:r>
          </w:p>
          <w:p w14:paraId="6B528EC3" w14:textId="61A418AC"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8.4pt;height:633.6pt" o:ole="">
                  <v:imagedata r:id="rId89" o:title=""/>
                </v:shape>
                <o:OLEObject Type="Embed" ProgID="PBrush" ShapeID="_x0000_i1026" DrawAspect="Content" ObjectID="_1675529202" r:id="rId90"/>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Refdenotaalpie"/>
                <w:b/>
                <w:sz w:val="20"/>
              </w:rPr>
              <w:footnoteReference w:id="5"/>
            </w:r>
          </w:p>
          <w:p w14:paraId="543CCA11"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Prrafodelista"/>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Descripcin"/>
      </w:pPr>
      <w:bookmarkStart w:id="336" w:name="_Toc513107643"/>
      <w:r>
        <w:t xml:space="preserve">Table </w:t>
      </w:r>
      <w:r w:rsidR="00DE59C8">
        <w:fldChar w:fldCharType="begin"/>
      </w:r>
      <w:r w:rsidR="00DE59C8">
        <w:instrText xml:space="preserve"> SEQ Table \* ARABIC </w:instrText>
      </w:r>
      <w:r w:rsidR="00DE59C8">
        <w:fldChar w:fldCharType="separate"/>
      </w:r>
      <w:r w:rsidR="00811AAF">
        <w:rPr>
          <w:noProof/>
        </w:rPr>
        <w:t>94</w:t>
      </w:r>
      <w:r w:rsidR="00DE59C8">
        <w:fldChar w:fldCharType="end"/>
      </w:r>
      <w:r>
        <w:t>: Compulsory root elements</w:t>
      </w:r>
      <w:bookmarkEnd w:id="336"/>
    </w:p>
    <w:sectPr w:rsidR="00856D3B" w:rsidRPr="002E19A2" w:rsidSect="00DB41FA">
      <w:headerReference w:type="default" r:id="rId91"/>
      <w:footerReference w:type="default" r:id="rId92"/>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681BFA" w14:textId="77777777" w:rsidR="00E960BE" w:rsidRDefault="00E960BE" w:rsidP="00C91CC8">
      <w:r>
        <w:separator/>
      </w:r>
    </w:p>
    <w:p w14:paraId="79061311" w14:textId="77777777" w:rsidR="00E960BE" w:rsidRDefault="00E960BE" w:rsidP="00C91CC8"/>
  </w:endnote>
  <w:endnote w:type="continuationSeparator" w:id="0">
    <w:p w14:paraId="6EE4B015" w14:textId="77777777" w:rsidR="00E960BE" w:rsidRDefault="00E960BE" w:rsidP="00C91CC8">
      <w:r>
        <w:continuationSeparator/>
      </w:r>
    </w:p>
    <w:p w14:paraId="5643FFA7" w14:textId="77777777" w:rsidR="00E960BE" w:rsidRDefault="00E960BE"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altName w:val="MS Gothic"/>
    <w:panose1 w:val="02060603050605020204"/>
    <w:charset w:val="00"/>
    <w:family w:val="roman"/>
    <w:pitch w:val="variable"/>
    <w:sig w:usb0="E50006FF"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F25491" w:rsidRPr="00D36FF0" w:rsidRDefault="00F25491" w:rsidP="00D36FF0">
    <w:pPr>
      <w:pStyle w:val="Piedepgina"/>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F81B0A">
      <w:rPr>
        <w:noProof/>
      </w:rPr>
      <w:t>72</w:t>
    </w:r>
    <w:r>
      <w:fldChar w:fldCharType="end"/>
    </w:r>
    <w:r>
      <w:t>/</w:t>
    </w:r>
    <w:r>
      <w:rPr>
        <w:noProof/>
      </w:rPr>
      <w:fldChar w:fldCharType="begin"/>
    </w:r>
    <w:r>
      <w:rPr>
        <w:noProof/>
      </w:rPr>
      <w:instrText xml:space="preserve"> NUMPAGES  \* Arabic  \* MERGEFORMAT </w:instrText>
    </w:r>
    <w:r>
      <w:rPr>
        <w:noProof/>
      </w:rPr>
      <w:fldChar w:fldCharType="separate"/>
    </w:r>
    <w:r w:rsidR="00F81B0A">
      <w:rPr>
        <w:noProof/>
      </w:rPr>
      <w:t>92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3E066" w14:textId="77777777" w:rsidR="00E960BE" w:rsidRDefault="00E960BE" w:rsidP="00C91CC8">
      <w:r>
        <w:separator/>
      </w:r>
    </w:p>
    <w:p w14:paraId="05245D49" w14:textId="77777777" w:rsidR="00E960BE" w:rsidRDefault="00E960BE" w:rsidP="00C91CC8"/>
  </w:footnote>
  <w:footnote w:type="continuationSeparator" w:id="0">
    <w:p w14:paraId="37E9BE90" w14:textId="77777777" w:rsidR="00E960BE" w:rsidRDefault="00E960BE" w:rsidP="00C91CC8">
      <w:r>
        <w:continuationSeparator/>
      </w:r>
    </w:p>
    <w:p w14:paraId="1D406C49" w14:textId="77777777" w:rsidR="00E960BE" w:rsidRDefault="00E960BE" w:rsidP="00C91CC8"/>
  </w:footnote>
  <w:footnote w:id="1">
    <w:p w14:paraId="254BC667" w14:textId="31D743CC" w:rsidR="00F25491" w:rsidRPr="006A355B" w:rsidRDefault="00F25491">
      <w:pPr>
        <w:pStyle w:val="Textonotapie"/>
      </w:pPr>
      <w:r w:rsidRPr="006A355B">
        <w:rPr>
          <w:rStyle w:val="Refdenotaalpie"/>
        </w:rPr>
        <w:footnoteRef/>
      </w:r>
      <w:r w:rsidRPr="006A355B">
        <w:t xml:space="preserve"> XML Implementation Guide URL: </w:t>
      </w:r>
      <w:hyperlink r:id="rId1" w:history="1">
        <w:r w:rsidRPr="004F2971">
          <w:rPr>
            <w:rStyle w:val="Hipervnculo"/>
          </w:rPr>
          <w:t>https://espd.github.io/ESPD-EDM/v</w:t>
        </w:r>
        <w:r>
          <w:rPr>
            <w:rStyle w:val="Hipervnculo"/>
          </w:rPr>
          <w:t>2.0.2</w:t>
        </w:r>
        <w:r w:rsidRPr="004F2971">
          <w:rPr>
            <w:rStyle w:val="Hipervnculo"/>
          </w:rPr>
          <w:t>/xml_guide.html</w:t>
        </w:r>
      </w:hyperlink>
      <w:r>
        <w:t xml:space="preserve"> </w:t>
      </w:r>
    </w:p>
  </w:footnote>
  <w:footnote w:id="2">
    <w:p w14:paraId="044401DA" w14:textId="29BD3EF5" w:rsidR="00F25491" w:rsidRPr="00070A01" w:rsidRDefault="00F25491" w:rsidP="00070A01">
      <w:pPr>
        <w:pStyle w:val="Textonotapie"/>
        <w:jc w:val="left"/>
      </w:pPr>
      <w:r>
        <w:rPr>
          <w:rStyle w:val="Refdenotaalpie"/>
        </w:rPr>
        <w:footnoteRef/>
      </w:r>
      <w:r>
        <w:t xml:space="preserve"> </w:t>
      </w:r>
      <w:r w:rsidRPr="00070A01">
        <w:t>ESPD-Data_Structures-</w:t>
      </w:r>
      <w:r>
        <w:t>Basic</w:t>
      </w:r>
      <w:r w:rsidRPr="00070A01">
        <w:t>-</w:t>
      </w:r>
      <w:r>
        <w:t>V2.0.2</w:t>
      </w:r>
      <w:r w:rsidRPr="00070A01">
        <w:t xml:space="preserve">.xlsx: </w:t>
      </w:r>
      <w:hyperlink r:id="rId2" w:history="1">
        <w:r w:rsidRPr="00BC03E5">
          <w:rPr>
            <w:rStyle w:val="Hipervnculo"/>
          </w:rPr>
          <w:t>https://github.com/ESPD/ESPD-EDM/blob/2.0.2/docs/src/main/asciidoc/dist/cl/xlsx/ESPD-Data_Structures-REGULATED-V2.0.2.xlsx</w:t>
        </w:r>
      </w:hyperlink>
      <w:r>
        <w:t xml:space="preserve"> </w:t>
      </w:r>
    </w:p>
  </w:footnote>
  <w:footnote w:id="3">
    <w:p w14:paraId="31D0C242" w14:textId="7B9AC24B" w:rsidR="00F25491" w:rsidRPr="00B939CC" w:rsidRDefault="00F25491" w:rsidP="00B939CC">
      <w:pPr>
        <w:pStyle w:val="Textonotapie"/>
        <w:jc w:val="left"/>
      </w:pPr>
      <w:r>
        <w:rPr>
          <w:rStyle w:val="Refdenotaalpie"/>
        </w:rPr>
        <w:footnoteRef/>
      </w:r>
      <w:r>
        <w:t xml:space="preserve"> </w:t>
      </w:r>
      <w:r w:rsidRPr="00070A01">
        <w:t>ESPD-Data_Structures-</w:t>
      </w:r>
      <w:r>
        <w:t>Extended</w:t>
      </w:r>
      <w:r w:rsidRPr="00070A01">
        <w:t>-</w:t>
      </w:r>
      <w:r>
        <w:t>V2.0.2</w:t>
      </w:r>
      <w:r w:rsidRPr="00070A01">
        <w:t xml:space="preserve">.xlsx: </w:t>
      </w:r>
      <w:hyperlink r:id="rId3" w:history="1">
        <w:r w:rsidRPr="00BC03E5">
          <w:rPr>
            <w:rStyle w:val="Hipervnculo"/>
          </w:rPr>
          <w:t>https://github.com/ESPD/ESPD-EDM/blob/2.0.2/docs/src/main/asciidoc/dist/cl/xlsx/ESPD-Data_Structures-SELFCONTAINED-V2.0.2.xlsx</w:t>
        </w:r>
      </w:hyperlink>
    </w:p>
  </w:footnote>
  <w:footnote w:id="4">
    <w:p w14:paraId="684DF390" w14:textId="75AFD2F6" w:rsidR="00F25491" w:rsidRPr="008A588F" w:rsidRDefault="00F25491">
      <w:pPr>
        <w:pStyle w:val="Textonotapie"/>
      </w:pPr>
      <w:r>
        <w:rPr>
          <w:rStyle w:val="Refdenotaalpie"/>
        </w:rPr>
        <w:footnoteRef/>
      </w:r>
      <w:r>
        <w:t xml:space="preserve"> More details about ESPDRequest:</w:t>
      </w:r>
      <w:r w:rsidRPr="008A588F">
        <w:t xml:space="preserve"> </w:t>
      </w:r>
      <w:hyperlink r:id="rId4" w:anchor="iii-4-root-elements" w:history="1">
        <w:r w:rsidRPr="00D67E7D">
          <w:rPr>
            <w:rStyle w:val="Hipervnculo"/>
          </w:rPr>
          <w:t>https://espd.github.io/ESPD-EDM/v2.0.0/xml_guide.html#iii-4-root-elements</w:t>
        </w:r>
      </w:hyperlink>
      <w:r>
        <w:t xml:space="preserve"> </w:t>
      </w:r>
    </w:p>
  </w:footnote>
  <w:footnote w:id="5">
    <w:p w14:paraId="1C399629" w14:textId="6A783F66" w:rsidR="00F25491" w:rsidRPr="008A588F" w:rsidRDefault="00F25491" w:rsidP="009F1D37">
      <w:pPr>
        <w:pStyle w:val="Textonotapie"/>
      </w:pPr>
      <w:r>
        <w:rPr>
          <w:rStyle w:val="Refdenotaalpie"/>
        </w:rPr>
        <w:footnoteRef/>
      </w:r>
      <w:r>
        <w:t xml:space="preserve"> More details about ESPDResponse:</w:t>
      </w:r>
      <w:r w:rsidRPr="008A588F">
        <w:t xml:space="preserve"> </w:t>
      </w:r>
      <w:hyperlink r:id="rId5" w:anchor="vii-4-root-elements" w:history="1">
        <w:r w:rsidRPr="00B41B50">
          <w:rPr>
            <w:rStyle w:val="Hipervnculo"/>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F25491" w:rsidRPr="007634D1" w:rsidRDefault="00F25491"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DBD65556"/>
    <w:lvl w:ilvl="0">
      <w:start w:val="1"/>
      <w:numFmt w:val="bullet"/>
      <w:pStyle w:val="Listaconvietas2"/>
      <w:lvlText w:val=""/>
      <w:lvlJc w:val="left"/>
      <w:pPr>
        <w:tabs>
          <w:tab w:val="num" w:pos="643"/>
        </w:tabs>
        <w:ind w:left="643" w:hanging="360"/>
      </w:pPr>
      <w:rPr>
        <w:rFonts w:ascii="Symbol" w:hAnsi="Symbol" w:cs="Symbol" w:hint="default"/>
      </w:rPr>
    </w:lvl>
  </w:abstractNum>
  <w:abstractNum w:abstractNumId="1" w15:restartNumberingAfterBreak="0">
    <w:nsid w:val="FFFFFF89"/>
    <w:multiLevelType w:val="singleLevel"/>
    <w:tmpl w:val="BE740B1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15:restartNumberingAfterBreak="0">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15:restartNumberingAfterBreak="0">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15:restartNumberingAfterBreak="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17AD5"/>
    <w:multiLevelType w:val="multilevel"/>
    <w:tmpl w:val="F0BE3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15:restartNumberingAfterBreak="0">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73A253DC"/>
    <w:multiLevelType w:val="hybridMultilevel"/>
    <w:tmpl w:val="92381800"/>
    <w:lvl w:ilvl="0" w:tplc="00A61FEA">
      <w:start w:val="1"/>
      <w:numFmt w:val="decimal"/>
      <w:pStyle w:val="Prrafodelist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éctor Rico">
    <w15:presenceInfo w15:providerId="None" w15:userId="Héctor Ri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xNbE0Nje0MLAwNzRR0lEKTi0uzszPAykwrAUAG2ZOKCwAAAA="/>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53C"/>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87"/>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093"/>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654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6F3"/>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51"/>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135"/>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17FFB"/>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935"/>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801"/>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B4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5DE"/>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8E0"/>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2E4"/>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4EC"/>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AF"/>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276"/>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0CC"/>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05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37D83"/>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2B"/>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2B80"/>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0EEB"/>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888"/>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1E6B"/>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08"/>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012"/>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3EA6"/>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0E6B"/>
    <w:rsid w:val="00BF1608"/>
    <w:rsid w:val="00BF1BB2"/>
    <w:rsid w:val="00BF2243"/>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1B"/>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007"/>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2692A"/>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062"/>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7F7"/>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522"/>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5B7"/>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6EE9"/>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0BE"/>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D3C"/>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1F58"/>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03B"/>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491"/>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B0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2A44"/>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0669"/>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2CC3"/>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Ttulo1">
    <w:name w:val="heading 1"/>
    <w:basedOn w:val="Normal"/>
    <w:next w:val="Normal"/>
    <w:link w:val="Ttulo1Car"/>
    <w:qFormat/>
    <w:rsid w:val="007B6B4A"/>
    <w:pPr>
      <w:keepNext/>
      <w:keepLines/>
      <w:numPr>
        <w:numId w:val="4"/>
      </w:numPr>
      <w:spacing w:before="480"/>
      <w:outlineLvl w:val="0"/>
    </w:pPr>
    <w:rPr>
      <w:rFonts w:eastAsiaTheme="majorEastAsia" w:cstheme="majorBidi"/>
      <w:b/>
      <w:bCs/>
      <w:color w:val="034EA2"/>
      <w:sz w:val="28"/>
      <w:szCs w:val="28"/>
    </w:rPr>
  </w:style>
  <w:style w:type="paragraph" w:styleId="Ttulo2">
    <w:name w:val="heading 2"/>
    <w:basedOn w:val="Normal"/>
    <w:next w:val="Normal"/>
    <w:link w:val="Ttulo2C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Ttulo3">
    <w:name w:val="heading 3"/>
    <w:basedOn w:val="Normal"/>
    <w:next w:val="Normal"/>
    <w:link w:val="Ttulo3Car"/>
    <w:unhideWhenUsed/>
    <w:qFormat/>
    <w:rsid w:val="00704AB9"/>
    <w:pPr>
      <w:keepNext/>
      <w:keepLines/>
      <w:numPr>
        <w:ilvl w:val="2"/>
        <w:numId w:val="4"/>
      </w:numPr>
      <w:outlineLvl w:val="2"/>
    </w:pPr>
    <w:rPr>
      <w:rFonts w:eastAsiaTheme="majorEastAsia" w:cstheme="majorBidi"/>
      <w:bCs/>
      <w:color w:val="034EA2"/>
    </w:rPr>
  </w:style>
  <w:style w:type="paragraph" w:styleId="Ttulo4">
    <w:name w:val="heading 4"/>
    <w:basedOn w:val="Normal"/>
    <w:next w:val="Normal"/>
    <w:link w:val="Ttulo4C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Ttulo5">
    <w:name w:val="heading 5"/>
    <w:basedOn w:val="Normal"/>
    <w:next w:val="Normal"/>
    <w:link w:val="Ttulo5C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Ttulo6">
    <w:name w:val="heading 6"/>
    <w:basedOn w:val="Normal"/>
    <w:next w:val="Normal"/>
    <w:link w:val="Ttulo6C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Ttulo7">
    <w:name w:val="heading 7"/>
    <w:basedOn w:val="Normal"/>
    <w:next w:val="Normal"/>
    <w:link w:val="Ttulo7C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6B4A"/>
    <w:rPr>
      <w:rFonts w:eastAsiaTheme="majorEastAsia" w:cstheme="majorBidi"/>
      <w:b/>
      <w:bCs/>
      <w:color w:val="034EA2"/>
      <w:sz w:val="28"/>
      <w:szCs w:val="28"/>
      <w:lang w:val="en-GB" w:eastAsia="es-ES"/>
    </w:rPr>
  </w:style>
  <w:style w:type="character" w:customStyle="1" w:styleId="Ttulo2Car">
    <w:name w:val="Título 2 Car"/>
    <w:basedOn w:val="Fuentedeprrafopredeter"/>
    <w:link w:val="Ttulo2"/>
    <w:rsid w:val="00707417"/>
    <w:rPr>
      <w:rFonts w:eastAsiaTheme="majorEastAsia" w:cstheme="majorBidi"/>
      <w:bCs/>
      <w:i/>
      <w:color w:val="034EA2"/>
      <w:sz w:val="24"/>
      <w:szCs w:val="24"/>
      <w:lang w:val="en-GB" w:eastAsia="es-ES"/>
    </w:rPr>
  </w:style>
  <w:style w:type="character" w:customStyle="1" w:styleId="Ttulo3Car">
    <w:name w:val="Título 3 Car"/>
    <w:basedOn w:val="Fuentedeprrafopredeter"/>
    <w:link w:val="Ttulo3"/>
    <w:rsid w:val="00704AB9"/>
    <w:rPr>
      <w:rFonts w:eastAsiaTheme="majorEastAsia" w:cstheme="majorBidi"/>
      <w:bCs/>
      <w:color w:val="034EA2"/>
      <w:lang w:val="en-GB" w:eastAsia="es-ES"/>
    </w:rPr>
  </w:style>
  <w:style w:type="character" w:customStyle="1" w:styleId="Ttulo4Car">
    <w:name w:val="Título 4 Car"/>
    <w:basedOn w:val="Fuentedeprrafopredeter"/>
    <w:link w:val="Ttulo4"/>
    <w:rsid w:val="00A341DA"/>
    <w:rPr>
      <w:rFonts w:eastAsiaTheme="majorEastAsia" w:cstheme="majorBidi"/>
      <w:bCs/>
      <w:i/>
      <w:iCs/>
      <w:color w:val="0344AC"/>
      <w:lang w:val="en-GB" w:eastAsia="es-ES"/>
    </w:rPr>
  </w:style>
  <w:style w:type="character" w:customStyle="1" w:styleId="Ttulo5Car">
    <w:name w:val="Título 5 Car"/>
    <w:basedOn w:val="Fuentedeprrafopredeter"/>
    <w:link w:val="Ttulo5"/>
    <w:uiPriority w:val="9"/>
    <w:rsid w:val="00F823D9"/>
    <w:rPr>
      <w:rFonts w:eastAsiaTheme="majorEastAsia" w:cstheme="majorBidi"/>
      <w:color w:val="9AAE04"/>
      <w:lang w:val="en-GB" w:eastAsia="es-ES"/>
    </w:rPr>
  </w:style>
  <w:style w:type="character" w:customStyle="1" w:styleId="Ttulo6Car">
    <w:name w:val="Título 6 Car"/>
    <w:basedOn w:val="Fuentedeprrafopredeter"/>
    <w:link w:val="Ttulo6"/>
    <w:uiPriority w:val="9"/>
    <w:rsid w:val="00802D73"/>
    <w:rPr>
      <w:rFonts w:asciiTheme="majorHAnsi" w:eastAsiaTheme="majorEastAsia" w:hAnsiTheme="majorHAnsi" w:cstheme="majorBidi"/>
      <w:i/>
      <w:iCs/>
      <w:color w:val="9AAE04"/>
      <w:lang w:val="en-GB" w:eastAsia="es-ES"/>
    </w:rPr>
  </w:style>
  <w:style w:type="character" w:customStyle="1" w:styleId="Ttulo7Car">
    <w:name w:val="Título 7 Car"/>
    <w:basedOn w:val="Fuentedeprrafopredeter"/>
    <w:link w:val="Ttulo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Ttulo8Car">
    <w:name w:val="Título 8 Car"/>
    <w:basedOn w:val="Fuentedeprrafopredeter"/>
    <w:link w:val="Ttulo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Ttulo9Car">
    <w:name w:val="Título 9 Car"/>
    <w:basedOn w:val="Fuentedeprrafopredeter"/>
    <w:link w:val="Ttulo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Textodeglobo">
    <w:name w:val="Balloon Text"/>
    <w:basedOn w:val="Normal"/>
    <w:link w:val="TextodegloboCar"/>
    <w:uiPriority w:val="99"/>
    <w:semiHidden/>
    <w:unhideWhenUsed/>
    <w:rsid w:val="00802D7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73"/>
    <w:rPr>
      <w:rFonts w:ascii="Tahoma" w:eastAsiaTheme="minorEastAsia" w:hAnsi="Tahoma" w:cs="Tahoma"/>
      <w:sz w:val="16"/>
      <w:szCs w:val="16"/>
      <w:lang w:eastAsia="es-ES"/>
    </w:rPr>
  </w:style>
  <w:style w:type="table" w:styleId="Tablaconcuadrcula">
    <w:name w:val="Table Grid"/>
    <w:basedOn w:val="Tablanormal"/>
    <w:uiPriority w:val="59"/>
    <w:rsid w:val="00802D73"/>
    <w:pPr>
      <w:spacing w:after="0"/>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02D73"/>
    <w:rPr>
      <w:color w:val="808080"/>
    </w:rPr>
  </w:style>
  <w:style w:type="paragraph" w:styleId="Sinespaciado">
    <w:name w:val="No Spacing"/>
    <w:uiPriority w:val="1"/>
    <w:qFormat/>
    <w:rsid w:val="00802D73"/>
    <w:pPr>
      <w:spacing w:after="0"/>
    </w:pPr>
    <w:rPr>
      <w:rFonts w:ascii="Arial" w:eastAsiaTheme="minorEastAsia" w:hAnsi="Arial"/>
      <w:lang w:eastAsia="es-ES"/>
    </w:rPr>
  </w:style>
  <w:style w:type="paragraph" w:styleId="Subttulo">
    <w:name w:val="Subtitle"/>
    <w:basedOn w:val="Normal"/>
    <w:next w:val="Normal"/>
    <w:link w:val="SubttuloC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2D73"/>
    <w:rPr>
      <w:rFonts w:eastAsiaTheme="majorEastAsia" w:cstheme="majorBidi"/>
      <w:i/>
      <w:iCs/>
      <w:color w:val="4F81BD" w:themeColor="accent1"/>
      <w:spacing w:val="15"/>
      <w:sz w:val="24"/>
      <w:szCs w:val="24"/>
      <w:lang w:eastAsia="es-ES"/>
    </w:rPr>
  </w:style>
  <w:style w:type="paragraph" w:styleId="TtulodeTDC">
    <w:name w:val="TOC Heading"/>
    <w:basedOn w:val="Ttulo1"/>
    <w:next w:val="Normal"/>
    <w:uiPriority w:val="39"/>
    <w:unhideWhenUsed/>
    <w:qFormat/>
    <w:rsid w:val="00802D73"/>
    <w:pPr>
      <w:outlineLvl w:val="9"/>
    </w:pPr>
  </w:style>
  <w:style w:type="paragraph" w:styleId="Descripcin">
    <w:name w:val="caption"/>
    <w:aliases w:val="Taula"/>
    <w:basedOn w:val="Normal"/>
    <w:next w:val="Normal"/>
    <w:link w:val="DescripcinCar"/>
    <w:autoRedefine/>
    <w:unhideWhenUsed/>
    <w:qFormat/>
    <w:rsid w:val="00DB1C0B"/>
    <w:pPr>
      <w:keepNext/>
      <w:jc w:val="center"/>
    </w:pPr>
    <w:rPr>
      <w:sz w:val="20"/>
      <w:szCs w:val="20"/>
    </w:rPr>
  </w:style>
  <w:style w:type="character" w:customStyle="1" w:styleId="DescripcinCar">
    <w:name w:val="Descripción Car"/>
    <w:aliases w:val="Taula Car"/>
    <w:link w:val="Descripcin"/>
    <w:locked/>
    <w:rsid w:val="00DB1C0B"/>
    <w:rPr>
      <w:rFonts w:eastAsiaTheme="minorEastAsia"/>
      <w:sz w:val="20"/>
      <w:szCs w:val="20"/>
      <w:lang w:val="en-GB" w:eastAsia="es-ES"/>
    </w:rPr>
  </w:style>
  <w:style w:type="paragraph" w:styleId="Puesto">
    <w:name w:val="Title"/>
    <w:basedOn w:val="Normal"/>
    <w:next w:val="Normal"/>
    <w:link w:val="PuestoC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497E"/>
    <w:rPr>
      <w:rFonts w:eastAsiaTheme="majorEastAsia" w:cstheme="majorBidi"/>
      <w:color w:val="17365D" w:themeColor="text2" w:themeShade="BF"/>
      <w:spacing w:val="5"/>
      <w:kern w:val="28"/>
      <w:sz w:val="52"/>
      <w:szCs w:val="52"/>
      <w:lang w:val="en-GB" w:eastAsia="es-ES"/>
    </w:rPr>
  </w:style>
  <w:style w:type="character" w:styleId="Textoennegrita">
    <w:name w:val="Strong"/>
    <w:basedOn w:val="Fuentedeprrafopredeter"/>
    <w:uiPriority w:val="22"/>
    <w:qFormat/>
    <w:rsid w:val="007B6B4A"/>
    <w:rPr>
      <w:b/>
      <w:color w:val="034EA2"/>
    </w:rPr>
  </w:style>
  <w:style w:type="character" w:styleId="nfasis">
    <w:name w:val="Emphasis"/>
    <w:basedOn w:val="Fuentedeprrafopredeter"/>
    <w:uiPriority w:val="20"/>
    <w:qFormat/>
    <w:rsid w:val="00802D73"/>
    <w:rPr>
      <w:i/>
      <w:iCs/>
    </w:rPr>
  </w:style>
  <w:style w:type="paragraph" w:styleId="Prrafodelista">
    <w:name w:val="List Paragraph"/>
    <w:basedOn w:val="Normal"/>
    <w:link w:val="PrrafodelistaCar"/>
    <w:uiPriority w:val="34"/>
    <w:qFormat/>
    <w:rsid w:val="002E1969"/>
    <w:pPr>
      <w:numPr>
        <w:numId w:val="5"/>
      </w:numPr>
      <w:autoSpaceDE w:val="0"/>
      <w:autoSpaceDN w:val="0"/>
      <w:adjustRightInd w:val="0"/>
    </w:pPr>
  </w:style>
  <w:style w:type="character" w:customStyle="1" w:styleId="PrrafodelistaCar">
    <w:name w:val="Párrafo de lista Car"/>
    <w:link w:val="Prrafodelista"/>
    <w:uiPriority w:val="34"/>
    <w:locked/>
    <w:rsid w:val="002E1969"/>
    <w:rPr>
      <w:rFonts w:eastAsiaTheme="minorEastAsia"/>
      <w:lang w:val="en-GB" w:eastAsia="es-ES"/>
    </w:rPr>
  </w:style>
  <w:style w:type="paragraph" w:styleId="Cita">
    <w:name w:val="Quote"/>
    <w:basedOn w:val="Normal"/>
    <w:next w:val="Normal"/>
    <w:link w:val="CitaCar"/>
    <w:uiPriority w:val="29"/>
    <w:qFormat/>
    <w:rsid w:val="00802D73"/>
    <w:rPr>
      <w:i/>
      <w:iCs/>
      <w:color w:val="000000" w:themeColor="text1"/>
    </w:rPr>
  </w:style>
  <w:style w:type="character" w:customStyle="1" w:styleId="CitaCar">
    <w:name w:val="Cita Car"/>
    <w:basedOn w:val="Fuentedeprrafopredeter"/>
    <w:link w:val="Cita"/>
    <w:uiPriority w:val="29"/>
    <w:rsid w:val="00802D73"/>
    <w:rPr>
      <w:rFonts w:eastAsiaTheme="minorEastAsia"/>
      <w:i/>
      <w:iCs/>
      <w:color w:val="000000" w:themeColor="text1"/>
      <w:lang w:eastAsia="es-ES"/>
    </w:rPr>
  </w:style>
  <w:style w:type="paragraph" w:styleId="Citadestacada">
    <w:name w:val="Intense Quote"/>
    <w:basedOn w:val="Normal"/>
    <w:next w:val="Normal"/>
    <w:link w:val="CitadestacadaC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2D73"/>
    <w:rPr>
      <w:rFonts w:eastAsiaTheme="minorEastAsia"/>
      <w:b/>
      <w:bCs/>
      <w:i/>
      <w:iCs/>
      <w:color w:val="4F81BD" w:themeColor="accent1"/>
      <w:lang w:eastAsia="es-ES"/>
    </w:rPr>
  </w:style>
  <w:style w:type="character" w:styleId="nfasissutil">
    <w:name w:val="Subtle Emphasis"/>
    <w:basedOn w:val="Fuentedeprrafopredeter"/>
    <w:uiPriority w:val="19"/>
    <w:qFormat/>
    <w:rsid w:val="00802D73"/>
    <w:rPr>
      <w:i/>
      <w:iCs/>
      <w:color w:val="808080" w:themeColor="text1" w:themeTint="7F"/>
    </w:rPr>
  </w:style>
  <w:style w:type="character" w:styleId="nfasisintenso">
    <w:name w:val="Intense Emphasis"/>
    <w:basedOn w:val="Fuentedeprrafopredeter"/>
    <w:uiPriority w:val="21"/>
    <w:qFormat/>
    <w:rsid w:val="00802D73"/>
    <w:rPr>
      <w:b/>
      <w:bCs/>
      <w:i/>
      <w:iCs/>
      <w:color w:val="4F81BD" w:themeColor="accent1"/>
    </w:rPr>
  </w:style>
  <w:style w:type="character" w:styleId="Referenciasutil">
    <w:name w:val="Subtle Reference"/>
    <w:basedOn w:val="Fuentedeprrafopredeter"/>
    <w:uiPriority w:val="31"/>
    <w:qFormat/>
    <w:rsid w:val="00802D73"/>
    <w:rPr>
      <w:smallCaps/>
      <w:color w:val="C0504D" w:themeColor="accent2"/>
      <w:u w:val="single"/>
    </w:rPr>
  </w:style>
  <w:style w:type="character" w:styleId="Referenciaintensa">
    <w:name w:val="Intense Reference"/>
    <w:basedOn w:val="Fuentedeprrafopredeter"/>
    <w:uiPriority w:val="32"/>
    <w:qFormat/>
    <w:rsid w:val="00802D73"/>
    <w:rPr>
      <w:b/>
      <w:bCs/>
      <w:smallCaps/>
      <w:color w:val="C0504D" w:themeColor="accent2"/>
      <w:spacing w:val="5"/>
      <w:u w:val="single"/>
    </w:rPr>
  </w:style>
  <w:style w:type="character" w:styleId="Ttulodellibro">
    <w:name w:val="Book Title"/>
    <w:basedOn w:val="Fuentedeprrafopredeter"/>
    <w:uiPriority w:val="33"/>
    <w:qFormat/>
    <w:rsid w:val="00802D73"/>
    <w:rPr>
      <w:b/>
      <w:bCs/>
      <w:smallCaps/>
      <w:spacing w:val="5"/>
    </w:rPr>
  </w:style>
  <w:style w:type="paragraph" w:styleId="TDC1">
    <w:name w:val="toc 1"/>
    <w:basedOn w:val="Normal"/>
    <w:next w:val="Normal"/>
    <w:autoRedefine/>
    <w:uiPriority w:val="39"/>
    <w:unhideWhenUsed/>
    <w:rsid w:val="00802D73"/>
    <w:pPr>
      <w:spacing w:after="100"/>
    </w:pPr>
  </w:style>
  <w:style w:type="character" w:styleId="Hipervnculo">
    <w:name w:val="Hyperlink"/>
    <w:basedOn w:val="Fuentedeprrafopredeter"/>
    <w:uiPriority w:val="99"/>
    <w:unhideWhenUsed/>
    <w:rsid w:val="00802D73"/>
    <w:rPr>
      <w:color w:val="0000FF" w:themeColor="hyperlink"/>
      <w:u w:val="single"/>
    </w:rPr>
  </w:style>
  <w:style w:type="paragraph" w:styleId="TDC2">
    <w:name w:val="toc 2"/>
    <w:basedOn w:val="Normal"/>
    <w:next w:val="Normal"/>
    <w:autoRedefine/>
    <w:uiPriority w:val="39"/>
    <w:unhideWhenUsed/>
    <w:rsid w:val="00802D73"/>
    <w:pPr>
      <w:spacing w:after="100"/>
      <w:ind w:left="220"/>
    </w:pPr>
  </w:style>
  <w:style w:type="paragraph" w:styleId="TDC3">
    <w:name w:val="toc 3"/>
    <w:basedOn w:val="Normal"/>
    <w:next w:val="Normal"/>
    <w:autoRedefine/>
    <w:uiPriority w:val="39"/>
    <w:unhideWhenUsed/>
    <w:rsid w:val="00802D73"/>
    <w:pPr>
      <w:spacing w:after="100"/>
      <w:ind w:left="440"/>
    </w:pPr>
  </w:style>
  <w:style w:type="paragraph" w:styleId="Tabladeilustraciones">
    <w:name w:val="table of figures"/>
    <w:basedOn w:val="Normal"/>
    <w:next w:val="Normal"/>
    <w:uiPriority w:val="99"/>
    <w:unhideWhenUsed/>
    <w:rsid w:val="00802D73"/>
  </w:style>
  <w:style w:type="paragraph" w:styleId="Encabezado">
    <w:name w:val="header"/>
    <w:basedOn w:val="Normal"/>
    <w:link w:val="EncabezadoCar"/>
    <w:unhideWhenUsed/>
    <w:rsid w:val="00802D73"/>
    <w:pPr>
      <w:tabs>
        <w:tab w:val="center" w:pos="4252"/>
        <w:tab w:val="right" w:pos="8504"/>
      </w:tabs>
    </w:pPr>
  </w:style>
  <w:style w:type="character" w:customStyle="1" w:styleId="EncabezadoCar">
    <w:name w:val="Encabezado Car"/>
    <w:basedOn w:val="Fuentedeprrafopredeter"/>
    <w:link w:val="Encabezado"/>
    <w:rsid w:val="00802D73"/>
    <w:rPr>
      <w:rFonts w:eastAsiaTheme="minorEastAsia"/>
      <w:lang w:eastAsia="es-ES"/>
    </w:rPr>
  </w:style>
  <w:style w:type="paragraph" w:styleId="Piedepgina">
    <w:name w:val="footer"/>
    <w:basedOn w:val="Normal"/>
    <w:link w:val="PiedepginaCar"/>
    <w:unhideWhenUsed/>
    <w:rsid w:val="00802D73"/>
    <w:pPr>
      <w:tabs>
        <w:tab w:val="center" w:pos="4252"/>
        <w:tab w:val="right" w:pos="8504"/>
      </w:tabs>
    </w:pPr>
  </w:style>
  <w:style w:type="character" w:customStyle="1" w:styleId="PiedepginaCar">
    <w:name w:val="Pie de página Car"/>
    <w:basedOn w:val="Fuentedeprrafopredeter"/>
    <w:link w:val="Piedepgina"/>
    <w:rsid w:val="00802D73"/>
    <w:rPr>
      <w:rFonts w:eastAsiaTheme="minorEastAsia"/>
      <w:lang w:eastAsia="es-ES"/>
    </w:rPr>
  </w:style>
  <w:style w:type="character" w:customStyle="1" w:styleId="hps">
    <w:name w:val="hps"/>
    <w:rsid w:val="00802D73"/>
  </w:style>
  <w:style w:type="character" w:styleId="Refdenotaalpi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TextonotapieCar"/>
    <w:unhideWhenUsed/>
    <w:rsid w:val="00802D73"/>
    <w:rPr>
      <w:sz w:val="18"/>
      <w:szCs w:val="20"/>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rsid w:val="00802D73"/>
    <w:rPr>
      <w:rFonts w:eastAsiaTheme="minorEastAsia"/>
      <w:sz w:val="18"/>
      <w:szCs w:val="20"/>
      <w:lang w:eastAsia="es-ES"/>
    </w:rPr>
  </w:style>
  <w:style w:type="character" w:styleId="Refdecomentario">
    <w:name w:val="annotation reference"/>
    <w:basedOn w:val="Fuentedeprrafopredeter"/>
    <w:uiPriority w:val="99"/>
    <w:semiHidden/>
    <w:unhideWhenUsed/>
    <w:rsid w:val="00802D73"/>
    <w:rPr>
      <w:sz w:val="16"/>
      <w:szCs w:val="16"/>
    </w:rPr>
  </w:style>
  <w:style w:type="paragraph" w:styleId="Textocomentario">
    <w:name w:val="annotation text"/>
    <w:basedOn w:val="Normal"/>
    <w:link w:val="TextocomentarioCar"/>
    <w:uiPriority w:val="99"/>
    <w:unhideWhenUsed/>
    <w:rsid w:val="00802D73"/>
    <w:rPr>
      <w:sz w:val="20"/>
      <w:szCs w:val="20"/>
    </w:rPr>
  </w:style>
  <w:style w:type="character" w:customStyle="1" w:styleId="TextocomentarioCar">
    <w:name w:val="Texto comentario Car"/>
    <w:basedOn w:val="Fuentedeprrafopredeter"/>
    <w:link w:val="Textocomentario"/>
    <w:uiPriority w:val="99"/>
    <w:rsid w:val="00802D73"/>
    <w:rPr>
      <w:rFonts w:eastAsiaTheme="minorEastAsia"/>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02D73"/>
    <w:rPr>
      <w:b/>
      <w:bCs/>
    </w:rPr>
  </w:style>
  <w:style w:type="character" w:customStyle="1" w:styleId="AsuntodelcomentarioCar">
    <w:name w:val="Asunto del comentario Car"/>
    <w:basedOn w:val="TextocomentarioCar"/>
    <w:link w:val="Asuntodelcomentario"/>
    <w:uiPriority w:val="99"/>
    <w:semiHidden/>
    <w:rsid w:val="00802D73"/>
    <w:rPr>
      <w:rFonts w:eastAsiaTheme="minorEastAsia"/>
      <w:b/>
      <w:bCs/>
      <w:sz w:val="20"/>
      <w:szCs w:val="20"/>
      <w:lang w:eastAsia="es-ES"/>
    </w:rPr>
  </w:style>
  <w:style w:type="character" w:customStyle="1" w:styleId="longtext">
    <w:name w:val="long_text"/>
    <w:basedOn w:val="Fuentedeprrafopredeter"/>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Fuentedeprrafopredeter"/>
    <w:rsid w:val="00802D73"/>
  </w:style>
  <w:style w:type="paragraph" w:styleId="Revisin">
    <w:name w:val="Revision"/>
    <w:hidden/>
    <w:uiPriority w:val="99"/>
    <w:semiHidden/>
    <w:rsid w:val="00802D73"/>
    <w:pPr>
      <w:spacing w:after="0"/>
    </w:pPr>
    <w:rPr>
      <w:rFonts w:ascii="Arial" w:eastAsiaTheme="minorEastAsia" w:hAnsi="Arial"/>
      <w:lang w:eastAsia="es-ES"/>
    </w:rPr>
  </w:style>
  <w:style w:type="paragraph" w:styleId="Textonotaalfinal">
    <w:name w:val="endnote text"/>
    <w:basedOn w:val="Normal"/>
    <w:link w:val="TextonotaalfinalCar"/>
    <w:uiPriority w:val="99"/>
    <w:semiHidden/>
    <w:unhideWhenUsed/>
    <w:rsid w:val="00802D73"/>
    <w:rPr>
      <w:sz w:val="20"/>
      <w:szCs w:val="20"/>
    </w:rPr>
  </w:style>
  <w:style w:type="character" w:customStyle="1" w:styleId="TextonotaalfinalCar">
    <w:name w:val="Texto nota al final Car"/>
    <w:basedOn w:val="Fuentedeprrafopredeter"/>
    <w:link w:val="Textonotaalfinal"/>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Fuentedeprrafopredeter"/>
    <w:link w:val="Text2"/>
    <w:rsid w:val="00802D73"/>
    <w:rPr>
      <w:rFonts w:eastAsia="Times New Roman" w:cs="Times New Roman"/>
      <w:szCs w:val="20"/>
      <w:lang w:val="en-GB"/>
    </w:rPr>
  </w:style>
  <w:style w:type="character" w:customStyle="1" w:styleId="st">
    <w:name w:val="st"/>
    <w:basedOn w:val="Fuentedeprrafopredeter"/>
    <w:rsid w:val="00802D73"/>
  </w:style>
  <w:style w:type="character" w:customStyle="1" w:styleId="shorttext">
    <w:name w:val="short_text"/>
    <w:basedOn w:val="Fuentedeprrafopredeter"/>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Fuentedeprrafopredeter"/>
    <w:link w:val="Blueinfomaptitle"/>
    <w:rsid w:val="00802D73"/>
    <w:rPr>
      <w:rFonts w:eastAsia="Times New Roman" w:cs="Times New Roman"/>
      <w:b/>
      <w:color w:val="0000FF"/>
      <w:szCs w:val="20"/>
      <w:lang w:val="en-GB"/>
    </w:rPr>
  </w:style>
  <w:style w:type="paragraph" w:styleId="Textoindependiente">
    <w:name w:val="Body Text"/>
    <w:basedOn w:val="Normal"/>
    <w:link w:val="TextoindependienteCar"/>
    <w:uiPriority w:val="99"/>
    <w:unhideWhenUsed/>
    <w:rsid w:val="00802D73"/>
  </w:style>
  <w:style w:type="character" w:customStyle="1" w:styleId="TextoindependienteCar">
    <w:name w:val="Texto independiente Car"/>
    <w:basedOn w:val="Fuentedeprrafopredeter"/>
    <w:link w:val="Textoindependiente"/>
    <w:uiPriority w:val="99"/>
    <w:rsid w:val="00802D73"/>
    <w:rPr>
      <w:rFonts w:eastAsiaTheme="minorEastAsia"/>
      <w:lang w:eastAsia="es-ES"/>
    </w:rPr>
  </w:style>
  <w:style w:type="paragraph" w:styleId="Textoindependienteprimerasangra">
    <w:name w:val="Body Text First Indent"/>
    <w:basedOn w:val="Textoindependiente"/>
    <w:link w:val="TextoindependienteprimerasangraCar"/>
    <w:rsid w:val="00802D73"/>
    <w:pPr>
      <w:ind w:firstLine="210"/>
    </w:pPr>
    <w:rPr>
      <w:rFonts w:eastAsia="Times New Roman" w:cs="Times New Roman"/>
      <w:szCs w:val="20"/>
      <w:lang w:eastAsia="en-US"/>
    </w:rPr>
  </w:style>
  <w:style w:type="character" w:customStyle="1" w:styleId="TextoindependienteprimerasangraCar">
    <w:name w:val="Texto independiente primera sangría Car"/>
    <w:basedOn w:val="TextoindependienteCar"/>
    <w:link w:val="Textoindependienteprimerasangra"/>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Fuentedeprrafopredeter"/>
    <w:link w:val="Citation"/>
    <w:rsid w:val="00802D73"/>
    <w:rPr>
      <w:rFonts w:eastAsia="Times New Roman" w:cs="Times New Roman"/>
      <w:i/>
      <w:szCs w:val="20"/>
      <w:lang w:val="en-GB"/>
    </w:rPr>
  </w:style>
  <w:style w:type="character" w:styleId="Hipervnculovisitado">
    <w:name w:val="FollowedHyperlink"/>
    <w:basedOn w:val="Fuentedeprrafopredeter"/>
    <w:uiPriority w:val="99"/>
    <w:semiHidden/>
    <w:unhideWhenUsed/>
    <w:rsid w:val="00802D73"/>
    <w:rPr>
      <w:color w:val="800080" w:themeColor="followedHyperlink"/>
      <w:u w:val="single"/>
    </w:rPr>
  </w:style>
  <w:style w:type="character" w:customStyle="1" w:styleId="apple-converted-space">
    <w:name w:val="apple-converted-space"/>
    <w:basedOn w:val="Fuentedeprrafopredeter"/>
    <w:rsid w:val="001F52FF"/>
  </w:style>
  <w:style w:type="character" w:styleId="Refdenotaalfinal">
    <w:name w:val="endnote reference"/>
    <w:basedOn w:val="Fuentedeprrafopredeter"/>
    <w:uiPriority w:val="99"/>
    <w:semiHidden/>
    <w:unhideWhenUsed/>
    <w:rsid w:val="007A2523"/>
    <w:rPr>
      <w:vertAlign w:val="superscript"/>
    </w:rPr>
  </w:style>
  <w:style w:type="paragraph" w:styleId="Listaconvietas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aconvietas">
    <w:name w:val="List Bullet"/>
    <w:basedOn w:val="Normal"/>
    <w:unhideWhenUsed/>
    <w:rsid w:val="00E16A37"/>
    <w:pPr>
      <w:numPr>
        <w:numId w:val="2"/>
      </w:numPr>
      <w:contextualSpacing/>
    </w:pPr>
  </w:style>
  <w:style w:type="character" w:customStyle="1" w:styleId="smalldictentry">
    <w:name w:val="smalldictentry"/>
    <w:basedOn w:val="Fuentedeprrafopredeter"/>
    <w:rsid w:val="00E16A37"/>
  </w:style>
  <w:style w:type="character" w:customStyle="1" w:styleId="dictentry">
    <w:name w:val="dictentry"/>
    <w:basedOn w:val="Fuentedeprrafopredeter"/>
    <w:rsid w:val="00E16A37"/>
  </w:style>
  <w:style w:type="paragraph" w:styleId="TD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Ttulo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Ttulo1Car"/>
    <w:link w:val="Annex"/>
    <w:rsid w:val="0003562D"/>
    <w:rPr>
      <w:rFonts w:ascii="Calibri" w:eastAsiaTheme="majorEastAsia" w:hAnsi="Calibri" w:cstheme="majorBidi"/>
      <w:b w:val="0"/>
      <w:bCs/>
      <w:i/>
      <w:color w:val="9AAE04"/>
      <w:sz w:val="24"/>
      <w:szCs w:val="28"/>
      <w:lang w:val="en-GB" w:eastAsia="es-ES"/>
    </w:rPr>
  </w:style>
  <w:style w:type="paragraph" w:styleId="Mapadeldocumento">
    <w:name w:val="Document Map"/>
    <w:basedOn w:val="Normal"/>
    <w:link w:val="MapadeldocumentoCar"/>
    <w:uiPriority w:val="99"/>
    <w:semiHidden/>
    <w:unhideWhenUsed/>
    <w:rsid w:val="00B27549"/>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B27549"/>
    <w:rPr>
      <w:rFonts w:ascii="Lucida Grande" w:eastAsiaTheme="minorEastAsia" w:hAnsi="Lucida Grande"/>
      <w:sz w:val="24"/>
      <w:szCs w:val="24"/>
      <w:lang w:val="en-GB" w:eastAsia="es-ES"/>
    </w:rPr>
  </w:style>
  <w:style w:type="paragraph" w:styleId="TDC5">
    <w:name w:val="toc 5"/>
    <w:basedOn w:val="Normal"/>
    <w:next w:val="Normal"/>
    <w:autoRedefine/>
    <w:uiPriority w:val="39"/>
    <w:unhideWhenUsed/>
    <w:rsid w:val="00D60671"/>
    <w:pPr>
      <w:spacing w:after="100"/>
      <w:ind w:left="880"/>
    </w:pPr>
  </w:style>
  <w:style w:type="table" w:customStyle="1" w:styleId="Estilo1">
    <w:name w:val="Estilo1"/>
    <w:basedOn w:val="Tablanormal"/>
    <w:uiPriority w:val="99"/>
    <w:rsid w:val="00F16E81"/>
    <w:pPr>
      <w:spacing w:after="0"/>
    </w:pPr>
    <w:tblPr/>
  </w:style>
  <w:style w:type="paragraph" w:customStyle="1" w:styleId="Seccin">
    <w:name w:val="Sección"/>
    <w:basedOn w:val="Ttulo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Fuentedeprrafopredeter"/>
    <w:rsid w:val="004D744D"/>
  </w:style>
  <w:style w:type="character" w:customStyle="1" w:styleId="sccontent">
    <w:name w:val="sccontent"/>
    <w:basedOn w:val="Fuentedeprrafopredeter"/>
    <w:rsid w:val="004D744D"/>
  </w:style>
  <w:style w:type="character" w:customStyle="1" w:styleId="type">
    <w:name w:val="type"/>
    <w:basedOn w:val="Fuentedeprrafopredeter"/>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conformatoprevio">
    <w:name w:val="HTML Preformatted"/>
    <w:basedOn w:val="Normal"/>
    <w:link w:val="HTMLconformatoprevioC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Fuentedeprrafopredeter"/>
    <w:rsid w:val="00CC7F00"/>
  </w:style>
  <w:style w:type="character" w:customStyle="1" w:styleId="tag">
    <w:name w:val="tag"/>
    <w:basedOn w:val="Fuentedeprrafopredeter"/>
    <w:rsid w:val="00CC7F00"/>
  </w:style>
  <w:style w:type="paragraph" w:styleId="TDC6">
    <w:name w:val="toc 6"/>
    <w:basedOn w:val="Normal"/>
    <w:next w:val="Normal"/>
    <w:autoRedefine/>
    <w:uiPriority w:val="39"/>
    <w:unhideWhenUsed/>
    <w:rsid w:val="005C1733"/>
    <w:pPr>
      <w:spacing w:after="100"/>
      <w:ind w:left="1100"/>
    </w:pPr>
  </w:style>
  <w:style w:type="paragraph" w:styleId="TDC7">
    <w:name w:val="toc 7"/>
    <w:basedOn w:val="Normal"/>
    <w:next w:val="Normal"/>
    <w:autoRedefine/>
    <w:uiPriority w:val="39"/>
    <w:unhideWhenUsed/>
    <w:rsid w:val="005C1733"/>
    <w:pPr>
      <w:spacing w:after="100"/>
      <w:ind w:left="1320"/>
    </w:pPr>
  </w:style>
  <w:style w:type="paragraph" w:styleId="TDC8">
    <w:name w:val="toc 8"/>
    <w:basedOn w:val="Normal"/>
    <w:next w:val="Normal"/>
    <w:autoRedefine/>
    <w:uiPriority w:val="39"/>
    <w:unhideWhenUsed/>
    <w:rsid w:val="005C1733"/>
    <w:pPr>
      <w:spacing w:after="100"/>
      <w:ind w:left="1540"/>
    </w:pPr>
  </w:style>
  <w:style w:type="paragraph" w:styleId="TDC9">
    <w:name w:val="toc 9"/>
    <w:basedOn w:val="Normal"/>
    <w:next w:val="Normal"/>
    <w:autoRedefine/>
    <w:uiPriority w:val="39"/>
    <w:unhideWhenUsed/>
    <w:rsid w:val="00404456"/>
    <w:pPr>
      <w:spacing w:after="100"/>
      <w:ind w:left="1760"/>
      <w:jc w:val="left"/>
    </w:pPr>
    <w:rPr>
      <w:lang w:val="ca-ES" w:eastAsia="ca-ES"/>
    </w:rPr>
  </w:style>
  <w:style w:type="paragraph" w:styleId="ndice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Encabezadodelista">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92F21"/>
    <w:pPr>
      <w:ind w:left="220" w:hanging="220"/>
    </w:pPr>
  </w:style>
  <w:style w:type="paragraph" w:styleId="Bibliografa">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Fuentedeprrafopredeter"/>
    <w:link w:val="EFSABodytext"/>
    <w:rsid w:val="007227E5"/>
    <w:rPr>
      <w:rFonts w:ascii="Times New Roman" w:eastAsia="Times New Roman" w:hAnsi="Times New Roman" w:cs="Times New Roman"/>
      <w:lang w:val="en-GB"/>
    </w:rPr>
  </w:style>
  <w:style w:type="table" w:styleId="Sombreadomedio1-nfasis3">
    <w:name w:val="Medium Shading 1 Accent 3"/>
    <w:basedOn w:val="Tablanormal"/>
    <w:uiPriority w:val="63"/>
    <w:rsid w:val="00221179"/>
    <w:pPr>
      <w:spacing w:before="0"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Fuentedeprrafopredeter"/>
    <w:uiPriority w:val="1"/>
    <w:qFormat/>
    <w:rsid w:val="000B5F5D"/>
    <w:rPr>
      <w:rFonts w:ascii="Garamond" w:hAnsi="Garamond"/>
      <w:color w:val="9AAE04"/>
      <w:sz w:val="24"/>
    </w:rPr>
  </w:style>
  <w:style w:type="character" w:customStyle="1" w:styleId="NoTitleCar">
    <w:name w:val="NoTitle Car"/>
    <w:basedOn w:val="Fuentedeprrafopredeter"/>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Sangradetextonormal"/>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Sangradetextonormal">
    <w:name w:val="Body Text Indent"/>
    <w:basedOn w:val="Normal"/>
    <w:link w:val="SangradetextonormalCar"/>
    <w:uiPriority w:val="99"/>
    <w:semiHidden/>
    <w:unhideWhenUsed/>
    <w:rsid w:val="0037237F"/>
    <w:pPr>
      <w:ind w:left="283"/>
    </w:pPr>
  </w:style>
  <w:style w:type="character" w:customStyle="1" w:styleId="SangradetextonormalCar">
    <w:name w:val="Sangría de texto normal Car"/>
    <w:basedOn w:val="Fuentedeprrafopredeter"/>
    <w:link w:val="Sangradetextonormal"/>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Piedepgina"/>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Prrafodelista"/>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Fuentedeprrafopredeter"/>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Descripci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DescripcinC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Fuentedeprrafopredeter"/>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63" Type="http://schemas.openxmlformats.org/officeDocument/2006/relationships/image" Target="media/image2.emf"/><Relationship Id="rId68" Type="http://schemas.openxmlformats.org/officeDocument/2006/relationships/hyperlink" Target="http://wiki.ds.unipi.gr/display/ESPDInt/BIS+41+-+ESPD+V2.0" TargetMode="External"/><Relationship Id="rId84" Type="http://schemas.openxmlformats.org/officeDocument/2006/relationships/hyperlink" Target="http://wiki.ds.unipi.gr/display/ESPDInt/BIS+41+-+ESPD+V2.0" TargetMode="External"/><Relationship Id="rId89" Type="http://schemas.openxmlformats.org/officeDocument/2006/relationships/image" Target="media/image9.png"/><Relationship Id="rId16" Type="http://schemas.openxmlformats.org/officeDocument/2006/relationships/hyperlink" Target="http://wiki.ds.unipi.gr/display/ESPDInt/BIS+41+-+ESPD+V2.0" TargetMode="External"/><Relationship Id="rId11" Type="http://schemas.openxmlformats.org/officeDocument/2006/relationships/image" Target="media/image1.jpeg"/><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53" Type="http://schemas.openxmlformats.org/officeDocument/2006/relationships/hyperlink" Target="http://wiki.ds.unipi.gr/display/ESPDInt/BIS+41+-+ESPD+V2.0" TargetMode="External"/><Relationship Id="rId58" Type="http://schemas.openxmlformats.org/officeDocument/2006/relationships/hyperlink" Target="http://wiki.ds.unipi.gr/display/ESPDInt/BIS+41+-+ESPD+V2.0" TargetMode="External"/><Relationship Id="rId74" Type="http://schemas.openxmlformats.org/officeDocument/2006/relationships/image" Target="media/image5.png"/><Relationship Id="rId79" Type="http://schemas.openxmlformats.org/officeDocument/2006/relationships/hyperlink" Target="http://wiki.ds.unipi.gr/display/ESPDInt/BIS+41+-+ESPD+V2.0" TargetMode="External"/><Relationship Id="rId5" Type="http://schemas.openxmlformats.org/officeDocument/2006/relationships/numbering" Target="numbering.xml"/><Relationship Id="rId90" Type="http://schemas.openxmlformats.org/officeDocument/2006/relationships/oleObject" Target="embeddings/oleObject2.bin"/><Relationship Id="rId95" Type="http://schemas.openxmlformats.org/officeDocument/2006/relationships/theme" Target="theme/theme1.xm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pages/viewpage.action?pageId=44367916" TargetMode="External"/><Relationship Id="rId64" Type="http://schemas.openxmlformats.org/officeDocument/2006/relationships/image" Target="media/image3.png"/><Relationship Id="rId69"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pages/viewpage.action?pageId=44367916" TargetMode="External"/><Relationship Id="rId72" Type="http://schemas.openxmlformats.org/officeDocument/2006/relationships/image" Target="media/image4.png"/><Relationship Id="rId80" Type="http://schemas.openxmlformats.org/officeDocument/2006/relationships/hyperlink" Target="http://wiki.ds.unipi.gr/display/ESPDInt/BIS+41+-+ESPD+V2.0" TargetMode="External"/><Relationship Id="rId85" Type="http://schemas.openxmlformats.org/officeDocument/2006/relationships/hyperlink" Target="http://wiki.ds.unipi.gr/display/ESPDInt/BIS+41+-+ESPD+V2.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hyperlink" Target="http://wiki.ds.unipi.gr/display/ESPDInt/BIS+41+-+ESPD+V2.0" TargetMode="External"/><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display/ESPDInt/BIS+41+-+ESPD+V2.0"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oleObject" Target="embeddings/oleObject1.bin"/><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pages/viewpage.action?pageId=44367916"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7.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50" Type="http://schemas.openxmlformats.org/officeDocument/2006/relationships/hyperlink" Target="http://wiki.ds.unipi.gr/pages/viewpage.action?pageId=44367916" TargetMode="External"/><Relationship Id="rId55" Type="http://schemas.openxmlformats.org/officeDocument/2006/relationships/hyperlink" Target="http://wiki.ds.unipi.gr/display/ESPDInt/BIS+41+-+ESPD+V2.0" TargetMode="External"/><Relationship Id="rId76" Type="http://schemas.openxmlformats.org/officeDocument/2006/relationships/image" Target="media/image6.png"/><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wiki.ds.unipi.gr/display/ESPDInt/BIS+41+-+ESPD+V2.0" TargetMode="External"/><Relationship Id="rId24"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87" Type="http://schemas.openxmlformats.org/officeDocument/2006/relationships/image" Target="media/image8.png"/><Relationship Id="rId61" Type="http://schemas.openxmlformats.org/officeDocument/2006/relationships/hyperlink" Target="http://wiki.ds.unipi.gr/display/ESPDInt/BIS+41+-+ESPD+V2.0" TargetMode="External"/><Relationship Id="rId82" Type="http://schemas.openxmlformats.org/officeDocument/2006/relationships/hyperlink" Target="http://wiki.ds.unipi.gr/display/ESPDInt/BIS+41+-+ESPD+V2.0" TargetMode="External"/><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56"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SPD/ESPD-EDM/blob/2.0.2/docs/src/main/asciidoc/dist/cl/xlsx/ESPD-Data_Structures-SELFCONTAINED-V2.0.2.xlsx" TargetMode="External"/><Relationship Id="rId2" Type="http://schemas.openxmlformats.org/officeDocument/2006/relationships/hyperlink" Target="https://github.com/ESPD/ESPD-EDM/blob/2.0.2/docs/src/main/asciidoc/dist/cl/xlsx/ESPD-Data_Structures-REGULATED-V2.0.2.xlsx" TargetMode="External"/><Relationship Id="rId1" Type="http://schemas.openxmlformats.org/officeDocument/2006/relationships/hyperlink" Target="https://espd.github.io/ESPD-EDM/v2.0.1/xml_guide.html" TargetMode="External"/><Relationship Id="rId5" Type="http://schemas.openxmlformats.org/officeDocument/2006/relationships/hyperlink" Target="https://espd.github.io/ESPD-EDM/v2.0.0/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3.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1F5C4F-6843-46EF-ACD3-F67B0E828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6018</TotalTime>
  <Pages>1</Pages>
  <Words>26175</Words>
  <Characters>149199</Characters>
  <Application>Microsoft Office Word</Application>
  <DocSecurity>0</DocSecurity>
  <Lines>1243</Lines>
  <Paragraphs>350</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ESPD Test Cases Mapping</vt:lpstr>
      <vt:lpstr>ESPD Test Cases Mapping</vt:lpstr>
      <vt:lpstr>e-Submission package specification</vt:lpstr>
    </vt:vector>
  </TitlesOfParts>
  <Company>everis, SLU</Company>
  <LinksUpToDate>false</LinksUpToDate>
  <CharactersWithSpaces>175024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Héctor Rico</cp:lastModifiedBy>
  <cp:revision>407</cp:revision>
  <cp:lastPrinted>2018-04-04T14:59:00Z</cp:lastPrinted>
  <dcterms:created xsi:type="dcterms:W3CDTF">2018-01-19T12:14:00Z</dcterms:created>
  <dcterms:modified xsi:type="dcterms:W3CDTF">2021-02-22T19:00:00Z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